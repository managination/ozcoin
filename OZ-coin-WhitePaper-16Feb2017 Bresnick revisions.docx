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C2198" w14:textId="77777777" w:rsidR="005A3A5C" w:rsidRDefault="005A3A5C" w:rsidP="003C3B76">
      <w:pPr>
        <w:pStyle w:val="PlainText"/>
        <w:jc w:val="center"/>
        <w:rPr>
          <w:ins w:id="0" w:author="Johannes Breytenbach" w:date="2017-01-07T12:13:00Z"/>
          <w:rFonts w:ascii="Times New Roman" w:hAnsi="Times New Roman" w:cs="Times New Roman"/>
          <w:b/>
          <w:sz w:val="28"/>
          <w:szCs w:val="28"/>
        </w:rPr>
      </w:pPr>
    </w:p>
    <w:p w14:paraId="7CF193DD" w14:textId="77777777" w:rsidR="005A3A5C" w:rsidRDefault="005A3A5C" w:rsidP="003C3B76">
      <w:pPr>
        <w:pStyle w:val="PlainText"/>
        <w:jc w:val="center"/>
        <w:rPr>
          <w:ins w:id="1" w:author="Johannes Breytenbach" w:date="2017-01-07T12:13:00Z"/>
          <w:rFonts w:ascii="Times New Roman" w:hAnsi="Times New Roman" w:cs="Times New Roman"/>
          <w:b/>
          <w:sz w:val="28"/>
          <w:szCs w:val="28"/>
        </w:rPr>
      </w:pPr>
    </w:p>
    <w:p w14:paraId="5AC288B5" w14:textId="77777777" w:rsidR="005A3A5C" w:rsidRDefault="005A3A5C" w:rsidP="003C3B76">
      <w:pPr>
        <w:pStyle w:val="PlainText"/>
        <w:jc w:val="center"/>
        <w:rPr>
          <w:ins w:id="2" w:author="Johannes Breytenbach" w:date="2017-01-07T12:13:00Z"/>
          <w:rFonts w:ascii="Times New Roman" w:hAnsi="Times New Roman" w:cs="Times New Roman"/>
          <w:b/>
          <w:sz w:val="28"/>
          <w:szCs w:val="28"/>
        </w:rPr>
      </w:pPr>
    </w:p>
    <w:p w14:paraId="740378AB" w14:textId="77777777" w:rsidR="005A3A5C" w:rsidRDefault="005A3A5C" w:rsidP="003C3B76">
      <w:pPr>
        <w:pStyle w:val="PlainText"/>
        <w:jc w:val="center"/>
        <w:rPr>
          <w:ins w:id="3" w:author="Johannes Breytenbach" w:date="2017-01-07T12:13:00Z"/>
          <w:rFonts w:ascii="Times New Roman" w:hAnsi="Times New Roman" w:cs="Times New Roman"/>
          <w:b/>
          <w:sz w:val="28"/>
          <w:szCs w:val="28"/>
        </w:rPr>
      </w:pPr>
    </w:p>
    <w:p w14:paraId="44392E0F" w14:textId="77777777" w:rsidR="005A3A5C" w:rsidRDefault="005A3A5C">
      <w:pPr>
        <w:pStyle w:val="Title"/>
        <w:jc w:val="center"/>
        <w:rPr>
          <w:ins w:id="4" w:author="Johannes Breytenbach" w:date="2017-01-07T12:13:00Z"/>
        </w:rPr>
        <w:pPrChange w:id="5" w:author="Johannes Breytenbach" w:date="2017-01-07T12:13:00Z">
          <w:pPr>
            <w:pStyle w:val="PlainText"/>
            <w:jc w:val="center"/>
          </w:pPr>
        </w:pPrChange>
      </w:pPr>
    </w:p>
    <w:p w14:paraId="60A8CBB1" w14:textId="77777777" w:rsidR="003C3B76" w:rsidRPr="009C0CC1" w:rsidRDefault="00AB1EDA">
      <w:pPr>
        <w:pStyle w:val="Title"/>
        <w:jc w:val="center"/>
        <w:pPrChange w:id="6" w:author="Johannes Breytenbach" w:date="2017-01-07T12:13:00Z">
          <w:pPr>
            <w:pStyle w:val="PlainText"/>
            <w:jc w:val="center"/>
          </w:pPr>
        </w:pPrChange>
      </w:pPr>
      <w:r>
        <w:t>OZcoin, Inc.</w:t>
      </w:r>
      <w:r w:rsidR="003C3B76" w:rsidRPr="009C0CC1">
        <w:t xml:space="preserve"> develops the </w:t>
      </w:r>
      <w:del w:id="7" w:author="Johannes Breytenbach" w:date="2017-01-09T06:17:00Z">
        <w:r w:rsidR="003C3B76" w:rsidRPr="009C0CC1" w:rsidDel="00CE3B53">
          <w:delText>OZ-coin</w:delText>
        </w:r>
      </w:del>
      <w:ins w:id="8" w:author="Johannes Breytenbach" w:date="2017-01-09T06:17:00Z">
        <w:r w:rsidR="00CE3B53">
          <w:t>OZcoin</w:t>
        </w:r>
      </w:ins>
      <w:r w:rsidR="003C3B76" w:rsidRPr="009C0CC1">
        <w:t xml:space="preserve"> Platform, and</w:t>
      </w:r>
    </w:p>
    <w:p w14:paraId="469B21C3" w14:textId="39F2D0CF" w:rsidR="005A3A5C" w:rsidRDefault="003C3B76">
      <w:pPr>
        <w:pStyle w:val="Title"/>
        <w:jc w:val="center"/>
        <w:rPr>
          <w:ins w:id="9" w:author="Johannes Breytenbach" w:date="2017-01-07T12:13:00Z"/>
        </w:rPr>
        <w:pPrChange w:id="10" w:author="Johannes Breytenbach" w:date="2017-01-07T12:13:00Z">
          <w:pPr>
            <w:pStyle w:val="PlainText"/>
            <w:jc w:val="center"/>
          </w:pPr>
        </w:pPrChange>
      </w:pPr>
      <w:del w:id="11" w:author="Johannes Breytenbach" w:date="2017-01-09T06:17:00Z">
        <w:r w:rsidRPr="009C0CC1" w:rsidDel="00CE3B53">
          <w:delText>OZ-coin</w:delText>
        </w:r>
      </w:del>
      <w:ins w:id="12" w:author="Johannes Breytenbach" w:date="2017-01-09T06:17:00Z">
        <w:r w:rsidR="00CE3B53">
          <w:t>OZcoin</w:t>
        </w:r>
      </w:ins>
      <w:r w:rsidRPr="009C0CC1">
        <w:t xml:space="preserve"> as </w:t>
      </w:r>
      <w:r w:rsidR="003007E0">
        <w:t>the “</w:t>
      </w:r>
      <w:del w:id="13" w:author="Johannes Breytenbach" w:date="2017-01-05T09:04:00Z">
        <w:r w:rsidR="002C03A2" w:rsidRPr="009C0CC1" w:rsidDel="00F939B4">
          <w:delText xml:space="preserve">Gold </w:delText>
        </w:r>
      </w:del>
      <w:ins w:id="14" w:author="Johannes Breytenbach" w:date="2017-01-20T10:59:00Z">
        <w:r w:rsidR="00574736">
          <w:t>Gold</w:t>
        </w:r>
      </w:ins>
      <w:ins w:id="15" w:author="Terry" w:date="2017-01-11T21:35:00Z">
        <w:r w:rsidR="00964B93">
          <w:t>-</w:t>
        </w:r>
      </w:ins>
      <w:del w:id="16" w:author="Terry" w:date="2017-01-11T21:35:00Z">
        <w:r w:rsidR="00964B93" w:rsidDel="00964B93">
          <w:delText xml:space="preserve"> </w:delText>
        </w:r>
      </w:del>
      <w:r w:rsidRPr="009C0CC1">
        <w:t xml:space="preserve">backed </w:t>
      </w:r>
      <w:r w:rsidR="00F50491" w:rsidRPr="009C0CC1">
        <w:t>Crypto</w:t>
      </w:r>
      <w:r w:rsidRPr="009C0CC1">
        <w:t>currency</w:t>
      </w:r>
      <w:r w:rsidR="003007E0">
        <w:t>”</w:t>
      </w:r>
    </w:p>
    <w:p w14:paraId="486B1539" w14:textId="77777777" w:rsidR="005A3A5C" w:rsidRDefault="005A3A5C">
      <w:pPr>
        <w:rPr>
          <w:ins w:id="17" w:author="Johannes Breytenbach" w:date="2017-01-07T12:13:00Z"/>
          <w:rFonts w:ascii="Times New Roman" w:hAnsi="Times New Roman" w:cs="Times New Roman"/>
          <w:b/>
          <w:sz w:val="28"/>
          <w:szCs w:val="28"/>
        </w:rPr>
      </w:pPr>
      <w:ins w:id="18" w:author="Johannes Breytenbach" w:date="2017-01-07T12:13:00Z">
        <w:r>
          <w:rPr>
            <w:rFonts w:ascii="Times New Roman" w:hAnsi="Times New Roman" w:cs="Times New Roman"/>
            <w:b/>
            <w:sz w:val="28"/>
            <w:szCs w:val="28"/>
          </w:rPr>
          <w:br w:type="page"/>
        </w:r>
      </w:ins>
    </w:p>
    <w:customXmlInsRangeStart w:id="19" w:author="Johannes Breytenbach" w:date="2017-01-07T12:14:00Z"/>
    <w:sdt>
      <w:sdtPr>
        <w:rPr>
          <w:rFonts w:asciiTheme="minorHAnsi" w:eastAsiaTheme="minorHAnsi" w:hAnsiTheme="minorHAnsi" w:cstheme="minorBidi"/>
          <w:color w:val="auto"/>
          <w:sz w:val="22"/>
          <w:szCs w:val="22"/>
        </w:rPr>
        <w:id w:val="60691486"/>
        <w:docPartObj>
          <w:docPartGallery w:val="Table of Contents"/>
          <w:docPartUnique/>
        </w:docPartObj>
      </w:sdtPr>
      <w:sdtEndPr>
        <w:rPr>
          <w:b/>
          <w:bCs/>
          <w:noProof/>
        </w:rPr>
      </w:sdtEndPr>
      <w:sdtContent>
        <w:customXmlInsRangeEnd w:id="19"/>
        <w:p w14:paraId="4F1A0E50" w14:textId="77777777" w:rsidR="0086655E" w:rsidRDefault="0086655E">
          <w:pPr>
            <w:pStyle w:val="TOCHeading"/>
            <w:rPr>
              <w:ins w:id="20" w:author="Johannes Breytenbach" w:date="2017-01-07T12:14:00Z"/>
            </w:rPr>
          </w:pPr>
          <w:ins w:id="21" w:author="Johannes Breytenbach" w:date="2017-01-07T12:14:00Z">
            <w:r>
              <w:t>Contents</w:t>
            </w:r>
          </w:ins>
        </w:p>
        <w:p w14:paraId="68E4CD8A" w14:textId="228CF460" w:rsidR="000A278A" w:rsidRDefault="0086655E">
          <w:pPr>
            <w:pStyle w:val="TOC1"/>
            <w:tabs>
              <w:tab w:val="right" w:leader="dot" w:pos="9350"/>
            </w:tabs>
            <w:rPr>
              <w:ins w:id="22" w:author="Johannes Breytenbach" w:date="2017-02-13T16:28:00Z"/>
              <w:rFonts w:eastAsiaTheme="minorEastAsia"/>
              <w:noProof/>
            </w:rPr>
          </w:pPr>
          <w:ins w:id="23" w:author="Johannes Breytenbach" w:date="2017-01-07T12:14:00Z">
            <w:r>
              <w:fldChar w:fldCharType="begin"/>
            </w:r>
            <w:r>
              <w:instrText xml:space="preserve"> TOC \o "1-3" \h \z \u </w:instrText>
            </w:r>
            <w:r>
              <w:fldChar w:fldCharType="separate"/>
            </w:r>
          </w:ins>
          <w:ins w:id="24" w:author="Johannes Breytenbach" w:date="2017-02-13T16:28:00Z">
            <w:r w:rsidR="000A278A" w:rsidRPr="00000370">
              <w:rPr>
                <w:rStyle w:val="Hyperlink"/>
                <w:noProof/>
              </w:rPr>
              <w:fldChar w:fldCharType="begin"/>
            </w:r>
            <w:r w:rsidR="000A278A" w:rsidRPr="00000370">
              <w:rPr>
                <w:rStyle w:val="Hyperlink"/>
                <w:noProof/>
              </w:rPr>
              <w:instrText xml:space="preserve"> </w:instrText>
            </w:r>
            <w:r w:rsidR="000A278A">
              <w:rPr>
                <w:noProof/>
              </w:rPr>
              <w:instrText>HYPERLINK \l "_Toc474766663"</w:instrText>
            </w:r>
            <w:r w:rsidR="000A278A" w:rsidRPr="00000370">
              <w:rPr>
                <w:rStyle w:val="Hyperlink"/>
                <w:noProof/>
              </w:rPr>
              <w:instrText xml:space="preserve"> </w:instrText>
            </w:r>
            <w:r w:rsidR="000A278A" w:rsidRPr="00000370">
              <w:rPr>
                <w:rStyle w:val="Hyperlink"/>
                <w:noProof/>
              </w:rPr>
              <w:fldChar w:fldCharType="separate"/>
            </w:r>
            <w:r w:rsidR="000A278A" w:rsidRPr="00000370">
              <w:rPr>
                <w:rStyle w:val="Hyperlink"/>
                <w:noProof/>
              </w:rPr>
              <w:t>Overview</w:t>
            </w:r>
            <w:r w:rsidR="000A278A">
              <w:rPr>
                <w:noProof/>
                <w:webHidden/>
              </w:rPr>
              <w:tab/>
            </w:r>
            <w:r w:rsidR="000A278A">
              <w:rPr>
                <w:noProof/>
                <w:webHidden/>
              </w:rPr>
              <w:fldChar w:fldCharType="begin"/>
            </w:r>
            <w:r w:rsidR="000A278A">
              <w:rPr>
                <w:noProof/>
                <w:webHidden/>
              </w:rPr>
              <w:instrText xml:space="preserve"> PAGEREF _Toc474766663 \h </w:instrText>
            </w:r>
          </w:ins>
          <w:r w:rsidR="000A278A">
            <w:rPr>
              <w:noProof/>
              <w:webHidden/>
            </w:rPr>
          </w:r>
          <w:r w:rsidR="000A278A">
            <w:rPr>
              <w:noProof/>
              <w:webHidden/>
            </w:rPr>
            <w:fldChar w:fldCharType="separate"/>
          </w:r>
          <w:ins w:id="25" w:author="Johannes Breytenbach" w:date="2017-02-13T16:34:00Z">
            <w:r w:rsidR="00180F91">
              <w:rPr>
                <w:noProof/>
                <w:webHidden/>
              </w:rPr>
              <w:t>4</w:t>
            </w:r>
          </w:ins>
          <w:ins w:id="26" w:author="Johannes Breytenbach" w:date="2017-02-13T16:28:00Z">
            <w:r w:rsidR="000A278A">
              <w:rPr>
                <w:noProof/>
                <w:webHidden/>
              </w:rPr>
              <w:fldChar w:fldCharType="end"/>
            </w:r>
            <w:r w:rsidR="000A278A" w:rsidRPr="00000370">
              <w:rPr>
                <w:rStyle w:val="Hyperlink"/>
                <w:noProof/>
              </w:rPr>
              <w:fldChar w:fldCharType="end"/>
            </w:r>
          </w:ins>
        </w:p>
        <w:p w14:paraId="2CAE07DE" w14:textId="42A66CF4" w:rsidR="000A278A" w:rsidRDefault="000A278A">
          <w:pPr>
            <w:pStyle w:val="TOC1"/>
            <w:tabs>
              <w:tab w:val="right" w:leader="dot" w:pos="9350"/>
            </w:tabs>
            <w:rPr>
              <w:ins w:id="27" w:author="Johannes Breytenbach" w:date="2017-02-13T16:28:00Z"/>
              <w:rFonts w:eastAsiaTheme="minorEastAsia"/>
              <w:noProof/>
            </w:rPr>
          </w:pPr>
          <w:ins w:id="2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"_Toc474766664"</w:instrText>
            </w:r>
            <w:r w:rsidRPr="00000370">
              <w:rPr>
                <w:rStyle w:val="Hyperlink"/>
                <w:noProof/>
              </w:rPr>
              <w:instrText xml:space="preserve"> </w:instrText>
            </w:r>
            <w:r w:rsidRPr="00000370">
              <w:rPr>
                <w:rStyle w:val="Hyperlink"/>
                <w:noProof/>
              </w:rPr>
              <w:fldChar w:fldCharType="separate"/>
            </w:r>
            <w:r w:rsidRPr="00000370">
              <w:rPr>
                <w:rStyle w:val="Hyperlink"/>
                <w:noProof/>
              </w:rPr>
              <w:t>Technical Overview – Issue OZcoins</w:t>
            </w:r>
            <w:r>
              <w:rPr>
                <w:noProof/>
                <w:webHidden/>
              </w:rPr>
              <w:tab/>
            </w:r>
            <w:r>
              <w:rPr>
                <w:noProof/>
                <w:webHidden/>
              </w:rPr>
              <w:fldChar w:fldCharType="begin"/>
            </w:r>
            <w:r>
              <w:rPr>
                <w:noProof/>
                <w:webHidden/>
              </w:rPr>
              <w:instrText xml:space="preserve"> PAGEREF _Toc474766664 \h </w:instrText>
            </w:r>
          </w:ins>
          <w:r>
            <w:rPr>
              <w:noProof/>
              <w:webHidden/>
            </w:rPr>
          </w:r>
          <w:r>
            <w:rPr>
              <w:noProof/>
              <w:webHidden/>
            </w:rPr>
            <w:fldChar w:fldCharType="separate"/>
          </w:r>
          <w:ins w:id="29" w:author="Johannes Breytenbach" w:date="2017-02-13T16:34:00Z">
            <w:r w:rsidR="00180F91">
              <w:rPr>
                <w:noProof/>
                <w:webHidden/>
              </w:rPr>
              <w:t>4</w:t>
            </w:r>
          </w:ins>
          <w:ins w:id="30" w:author="Johannes Breytenbach" w:date="2017-02-13T16:28:00Z">
            <w:r>
              <w:rPr>
                <w:noProof/>
                <w:webHidden/>
              </w:rPr>
              <w:fldChar w:fldCharType="end"/>
            </w:r>
            <w:r w:rsidRPr="00000370">
              <w:rPr>
                <w:rStyle w:val="Hyperlink"/>
                <w:noProof/>
              </w:rPr>
              <w:fldChar w:fldCharType="end"/>
            </w:r>
          </w:ins>
        </w:p>
        <w:p w14:paraId="2B70963C" w14:textId="16050794" w:rsidR="000A278A" w:rsidRDefault="000A278A">
          <w:pPr>
            <w:pStyle w:val="TOC1"/>
            <w:tabs>
              <w:tab w:val="right" w:leader="dot" w:pos="9350"/>
            </w:tabs>
            <w:rPr>
              <w:ins w:id="31" w:author="Johannes Breytenbach" w:date="2017-02-13T16:28:00Z"/>
              <w:rFonts w:eastAsiaTheme="minorEastAsia"/>
              <w:noProof/>
            </w:rPr>
          </w:pPr>
          <w:ins w:id="3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"_Toc474766665"</w:instrText>
            </w:r>
            <w:r w:rsidRPr="00000370">
              <w:rPr>
                <w:rStyle w:val="Hyperlink"/>
                <w:noProof/>
              </w:rPr>
              <w:instrText xml:space="preserve"> </w:instrText>
            </w:r>
            <w:r w:rsidRPr="00000370">
              <w:rPr>
                <w:rStyle w:val="Hyperlink"/>
                <w:noProof/>
              </w:rPr>
              <w:fldChar w:fldCharType="separate"/>
            </w:r>
            <w:r w:rsidRPr="00000370">
              <w:rPr>
                <w:rStyle w:val="Hyperlink"/>
                <w:noProof/>
              </w:rPr>
              <w:t>Key Products</w:t>
            </w:r>
            <w:r>
              <w:rPr>
                <w:noProof/>
                <w:webHidden/>
              </w:rPr>
              <w:tab/>
            </w:r>
            <w:r>
              <w:rPr>
                <w:noProof/>
                <w:webHidden/>
              </w:rPr>
              <w:fldChar w:fldCharType="begin"/>
            </w:r>
            <w:r>
              <w:rPr>
                <w:noProof/>
                <w:webHidden/>
              </w:rPr>
              <w:instrText xml:space="preserve"> PAGEREF _Toc474766665 \h </w:instrText>
            </w:r>
          </w:ins>
          <w:r>
            <w:rPr>
              <w:noProof/>
              <w:webHidden/>
            </w:rPr>
          </w:r>
          <w:r>
            <w:rPr>
              <w:noProof/>
              <w:webHidden/>
            </w:rPr>
            <w:fldChar w:fldCharType="separate"/>
          </w:r>
          <w:ins w:id="33" w:author="Johannes Breytenbach" w:date="2017-02-13T16:34:00Z">
            <w:r w:rsidR="00180F91">
              <w:rPr>
                <w:noProof/>
                <w:webHidden/>
              </w:rPr>
              <w:t>5</w:t>
            </w:r>
          </w:ins>
          <w:ins w:id="34" w:author="Johannes Breytenbach" w:date="2017-02-13T16:28:00Z">
            <w:r>
              <w:rPr>
                <w:noProof/>
                <w:webHidden/>
              </w:rPr>
              <w:fldChar w:fldCharType="end"/>
            </w:r>
            <w:r w:rsidRPr="00000370">
              <w:rPr>
                <w:rStyle w:val="Hyperlink"/>
                <w:noProof/>
              </w:rPr>
              <w:fldChar w:fldCharType="end"/>
            </w:r>
          </w:ins>
        </w:p>
        <w:p w14:paraId="19403352" w14:textId="5CE67C76" w:rsidR="000A278A" w:rsidRDefault="000A278A">
          <w:pPr>
            <w:pStyle w:val="TOC2"/>
            <w:tabs>
              <w:tab w:val="right" w:leader="dot" w:pos="9350"/>
            </w:tabs>
            <w:rPr>
              <w:ins w:id="35" w:author="Johannes Breytenbach" w:date="2017-02-13T16:28:00Z"/>
              <w:rFonts w:eastAsiaTheme="minorEastAsia"/>
              <w:noProof/>
            </w:rPr>
          </w:pPr>
          <w:ins w:id="3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"_Toc474766666"</w:instrText>
            </w:r>
            <w:r w:rsidRPr="00000370">
              <w:rPr>
                <w:rStyle w:val="Hyperlink"/>
                <w:noProof/>
              </w:rPr>
              <w:instrText xml:space="preserve"> </w:instrText>
            </w:r>
            <w:r w:rsidRPr="00000370">
              <w:rPr>
                <w:rStyle w:val="Hyperlink"/>
                <w:noProof/>
              </w:rPr>
              <w:fldChar w:fldCharType="separate"/>
            </w:r>
            <w:r w:rsidRPr="00000370">
              <w:rPr>
                <w:rStyle w:val="Hyperlink"/>
                <w:noProof/>
              </w:rPr>
              <w:t>1. The OZcoin Portal</w:t>
            </w:r>
            <w:r>
              <w:rPr>
                <w:noProof/>
                <w:webHidden/>
              </w:rPr>
              <w:tab/>
            </w:r>
            <w:r>
              <w:rPr>
                <w:noProof/>
                <w:webHidden/>
              </w:rPr>
              <w:fldChar w:fldCharType="begin"/>
            </w:r>
            <w:r>
              <w:rPr>
                <w:noProof/>
                <w:webHidden/>
              </w:rPr>
              <w:instrText xml:space="preserve"> PAGEREF _Toc474766666 \h </w:instrText>
            </w:r>
          </w:ins>
          <w:r>
            <w:rPr>
              <w:noProof/>
              <w:webHidden/>
            </w:rPr>
          </w:r>
          <w:r>
            <w:rPr>
              <w:noProof/>
              <w:webHidden/>
            </w:rPr>
            <w:fldChar w:fldCharType="separate"/>
          </w:r>
          <w:ins w:id="37" w:author="Johannes Breytenbach" w:date="2017-02-13T16:34:00Z">
            <w:r w:rsidR="00180F91">
              <w:rPr>
                <w:noProof/>
                <w:webHidden/>
              </w:rPr>
              <w:t>5</w:t>
            </w:r>
          </w:ins>
          <w:ins w:id="38" w:author="Johannes Breytenbach" w:date="2017-02-13T16:28:00Z">
            <w:r>
              <w:rPr>
                <w:noProof/>
                <w:webHidden/>
              </w:rPr>
              <w:fldChar w:fldCharType="end"/>
            </w:r>
            <w:r w:rsidRPr="00000370">
              <w:rPr>
                <w:rStyle w:val="Hyperlink"/>
                <w:noProof/>
              </w:rPr>
              <w:fldChar w:fldCharType="end"/>
            </w:r>
          </w:ins>
        </w:p>
        <w:p w14:paraId="4EFD9B1E" w14:textId="1F03721F" w:rsidR="000A278A" w:rsidRDefault="000A278A">
          <w:pPr>
            <w:pStyle w:val="TOC2"/>
            <w:tabs>
              <w:tab w:val="right" w:leader="dot" w:pos="9350"/>
            </w:tabs>
            <w:rPr>
              <w:ins w:id="39" w:author="Johannes Breytenbach" w:date="2017-02-13T16:28:00Z"/>
              <w:rFonts w:eastAsiaTheme="minorEastAsia"/>
              <w:noProof/>
            </w:rPr>
          </w:pPr>
          <w:ins w:id="4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"_Toc474766667"</w:instrText>
            </w:r>
            <w:r w:rsidRPr="00000370">
              <w:rPr>
                <w:rStyle w:val="Hyperlink"/>
                <w:noProof/>
              </w:rPr>
              <w:instrText xml:space="preserve"> </w:instrText>
            </w:r>
            <w:r w:rsidRPr="00000370">
              <w:rPr>
                <w:rStyle w:val="Hyperlink"/>
                <w:noProof/>
              </w:rPr>
              <w:fldChar w:fldCharType="separate"/>
            </w:r>
            <w:r w:rsidRPr="00000370">
              <w:rPr>
                <w:rStyle w:val="Hyperlink"/>
                <w:noProof/>
              </w:rPr>
              <w:t>2. Asset Backed OZcoins</w:t>
            </w:r>
            <w:r>
              <w:rPr>
                <w:noProof/>
                <w:webHidden/>
              </w:rPr>
              <w:tab/>
            </w:r>
            <w:r>
              <w:rPr>
                <w:noProof/>
                <w:webHidden/>
              </w:rPr>
              <w:fldChar w:fldCharType="begin"/>
            </w:r>
            <w:r>
              <w:rPr>
                <w:noProof/>
                <w:webHidden/>
              </w:rPr>
              <w:instrText xml:space="preserve"> PAGEREF _Toc474766667 \h </w:instrText>
            </w:r>
          </w:ins>
          <w:r>
            <w:rPr>
              <w:noProof/>
              <w:webHidden/>
            </w:rPr>
          </w:r>
          <w:r>
            <w:rPr>
              <w:noProof/>
              <w:webHidden/>
            </w:rPr>
            <w:fldChar w:fldCharType="separate"/>
          </w:r>
          <w:ins w:id="41" w:author="Johannes Breytenbach" w:date="2017-02-13T16:34:00Z">
            <w:r w:rsidR="00180F91">
              <w:rPr>
                <w:noProof/>
                <w:webHidden/>
              </w:rPr>
              <w:t>5</w:t>
            </w:r>
          </w:ins>
          <w:ins w:id="42" w:author="Johannes Breytenbach" w:date="2017-02-13T16:28:00Z">
            <w:r>
              <w:rPr>
                <w:noProof/>
                <w:webHidden/>
              </w:rPr>
              <w:fldChar w:fldCharType="end"/>
            </w:r>
            <w:r w:rsidRPr="00000370">
              <w:rPr>
                <w:rStyle w:val="Hyperlink"/>
                <w:noProof/>
              </w:rPr>
              <w:fldChar w:fldCharType="end"/>
            </w:r>
          </w:ins>
        </w:p>
        <w:p w14:paraId="7234AEEE" w14:textId="7A33127D" w:rsidR="000A278A" w:rsidRDefault="000A278A">
          <w:pPr>
            <w:pStyle w:val="TOC1"/>
            <w:tabs>
              <w:tab w:val="right" w:leader="dot" w:pos="9350"/>
            </w:tabs>
            <w:rPr>
              <w:ins w:id="43" w:author="Johannes Breytenbach" w:date="2017-02-13T16:28:00Z"/>
              <w:rFonts w:eastAsiaTheme="minorEastAsia"/>
              <w:noProof/>
            </w:rPr>
          </w:pPr>
          <w:ins w:id="4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"_Toc474766668"</w:instrText>
            </w:r>
            <w:r w:rsidRPr="00000370">
              <w:rPr>
                <w:rStyle w:val="Hyperlink"/>
                <w:noProof/>
              </w:rPr>
              <w:instrText xml:space="preserve"> </w:instrText>
            </w:r>
            <w:r w:rsidRPr="00000370">
              <w:rPr>
                <w:rStyle w:val="Hyperlink"/>
                <w:noProof/>
              </w:rPr>
              <w:fldChar w:fldCharType="separate"/>
            </w:r>
            <w:r w:rsidRPr="00000370">
              <w:rPr>
                <w:rStyle w:val="Hyperlink"/>
                <w:noProof/>
              </w:rPr>
              <w:t>Key Processes</w:t>
            </w:r>
            <w:r>
              <w:rPr>
                <w:noProof/>
                <w:webHidden/>
              </w:rPr>
              <w:tab/>
            </w:r>
            <w:r>
              <w:rPr>
                <w:noProof/>
                <w:webHidden/>
              </w:rPr>
              <w:fldChar w:fldCharType="begin"/>
            </w:r>
            <w:r>
              <w:rPr>
                <w:noProof/>
                <w:webHidden/>
              </w:rPr>
              <w:instrText xml:space="preserve"> PAGEREF _Toc474766668 \h </w:instrText>
            </w:r>
          </w:ins>
          <w:r>
            <w:rPr>
              <w:noProof/>
              <w:webHidden/>
            </w:rPr>
          </w:r>
          <w:r>
            <w:rPr>
              <w:noProof/>
              <w:webHidden/>
            </w:rPr>
            <w:fldChar w:fldCharType="separate"/>
          </w:r>
          <w:ins w:id="45" w:author="Johannes Breytenbach" w:date="2017-02-13T16:34:00Z">
            <w:r w:rsidR="00180F91">
              <w:rPr>
                <w:noProof/>
                <w:webHidden/>
              </w:rPr>
              <w:t>5</w:t>
            </w:r>
          </w:ins>
          <w:ins w:id="46" w:author="Johannes Breytenbach" w:date="2017-02-13T16:28:00Z">
            <w:r>
              <w:rPr>
                <w:noProof/>
                <w:webHidden/>
              </w:rPr>
              <w:fldChar w:fldCharType="end"/>
            </w:r>
            <w:r w:rsidRPr="00000370">
              <w:rPr>
                <w:rStyle w:val="Hyperlink"/>
                <w:noProof/>
              </w:rPr>
              <w:fldChar w:fldCharType="end"/>
            </w:r>
          </w:ins>
        </w:p>
        <w:p w14:paraId="6A27C2EA" w14:textId="3D5AE608" w:rsidR="000A278A" w:rsidRDefault="000A278A">
          <w:pPr>
            <w:pStyle w:val="TOC2"/>
            <w:tabs>
              <w:tab w:val="right" w:leader="dot" w:pos="9350"/>
            </w:tabs>
            <w:rPr>
              <w:ins w:id="47" w:author="Johannes Breytenbach" w:date="2017-02-13T16:28:00Z"/>
              <w:rFonts w:eastAsiaTheme="minorEastAsia"/>
              <w:noProof/>
            </w:rPr>
          </w:pPr>
          <w:ins w:id="4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"_Toc474766669"</w:instrText>
            </w:r>
            <w:r w:rsidRPr="00000370">
              <w:rPr>
                <w:rStyle w:val="Hyperlink"/>
                <w:noProof/>
              </w:rPr>
              <w:instrText xml:space="preserve"> </w:instrText>
            </w:r>
            <w:r w:rsidRPr="00000370">
              <w:rPr>
                <w:rStyle w:val="Hyperlink"/>
                <w:noProof/>
              </w:rPr>
              <w:fldChar w:fldCharType="separate"/>
            </w:r>
            <w:r w:rsidRPr="00000370">
              <w:rPr>
                <w:rStyle w:val="Hyperlink"/>
                <w:noProof/>
              </w:rPr>
              <w:t>1. Proof of Asset Verification</w:t>
            </w:r>
            <w:r>
              <w:rPr>
                <w:noProof/>
                <w:webHidden/>
              </w:rPr>
              <w:tab/>
            </w:r>
            <w:r>
              <w:rPr>
                <w:noProof/>
                <w:webHidden/>
              </w:rPr>
              <w:fldChar w:fldCharType="begin"/>
            </w:r>
            <w:r>
              <w:rPr>
                <w:noProof/>
                <w:webHidden/>
              </w:rPr>
              <w:instrText xml:space="preserve"> PAGEREF _Toc474766669 \h </w:instrText>
            </w:r>
          </w:ins>
          <w:r>
            <w:rPr>
              <w:noProof/>
              <w:webHidden/>
            </w:rPr>
          </w:r>
          <w:r>
            <w:rPr>
              <w:noProof/>
              <w:webHidden/>
            </w:rPr>
            <w:fldChar w:fldCharType="separate"/>
          </w:r>
          <w:ins w:id="49" w:author="Johannes Breytenbach" w:date="2017-02-13T16:34:00Z">
            <w:r w:rsidR="00180F91">
              <w:rPr>
                <w:noProof/>
                <w:webHidden/>
              </w:rPr>
              <w:t>6</w:t>
            </w:r>
          </w:ins>
          <w:ins w:id="50" w:author="Johannes Breytenbach" w:date="2017-02-13T16:28:00Z">
            <w:r>
              <w:rPr>
                <w:noProof/>
                <w:webHidden/>
              </w:rPr>
              <w:fldChar w:fldCharType="end"/>
            </w:r>
            <w:r w:rsidRPr="00000370">
              <w:rPr>
                <w:rStyle w:val="Hyperlink"/>
                <w:noProof/>
              </w:rPr>
              <w:fldChar w:fldCharType="end"/>
            </w:r>
          </w:ins>
        </w:p>
        <w:p w14:paraId="126D7EED" w14:textId="646CA342" w:rsidR="000A278A" w:rsidRDefault="000A278A">
          <w:pPr>
            <w:pStyle w:val="TOC3"/>
            <w:tabs>
              <w:tab w:val="right" w:leader="dot" w:pos="9350"/>
            </w:tabs>
            <w:rPr>
              <w:ins w:id="51" w:author="Johannes Breytenbach" w:date="2017-02-13T16:28:00Z"/>
              <w:rFonts w:eastAsiaTheme="minorEastAsia"/>
              <w:noProof/>
            </w:rPr>
          </w:pPr>
          <w:ins w:id="5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"_Toc474766670"</w:instrText>
            </w:r>
            <w:r w:rsidRPr="00000370">
              <w:rPr>
                <w:rStyle w:val="Hyperlink"/>
                <w:noProof/>
              </w:rPr>
              <w:instrText xml:space="preserve"> </w:instrText>
            </w:r>
            <w:r w:rsidRPr="00000370">
              <w:rPr>
                <w:rStyle w:val="Hyperlink"/>
                <w:noProof/>
              </w:rPr>
              <w:fldChar w:fldCharType="separate"/>
            </w:r>
            <w:r w:rsidRPr="00000370">
              <w:rPr>
                <w:rStyle w:val="Hyperlink"/>
                <w:noProof/>
              </w:rPr>
              <w:t>1.1 The Auditing Process</w:t>
            </w:r>
            <w:r>
              <w:rPr>
                <w:noProof/>
                <w:webHidden/>
              </w:rPr>
              <w:tab/>
            </w:r>
            <w:r>
              <w:rPr>
                <w:noProof/>
                <w:webHidden/>
              </w:rPr>
              <w:fldChar w:fldCharType="begin"/>
            </w:r>
            <w:r>
              <w:rPr>
                <w:noProof/>
                <w:webHidden/>
              </w:rPr>
              <w:instrText xml:space="preserve"> PAGEREF _Toc474766670 \h </w:instrText>
            </w:r>
          </w:ins>
          <w:r>
            <w:rPr>
              <w:noProof/>
              <w:webHidden/>
            </w:rPr>
          </w:r>
          <w:r>
            <w:rPr>
              <w:noProof/>
              <w:webHidden/>
            </w:rPr>
            <w:fldChar w:fldCharType="separate"/>
          </w:r>
          <w:ins w:id="53" w:author="Johannes Breytenbach" w:date="2017-02-13T16:34:00Z">
            <w:r w:rsidR="00180F91">
              <w:rPr>
                <w:noProof/>
                <w:webHidden/>
              </w:rPr>
              <w:t>7</w:t>
            </w:r>
          </w:ins>
          <w:ins w:id="54" w:author="Johannes Breytenbach" w:date="2017-02-13T16:28:00Z">
            <w:r>
              <w:rPr>
                <w:noProof/>
                <w:webHidden/>
              </w:rPr>
              <w:fldChar w:fldCharType="end"/>
            </w:r>
            <w:r w:rsidRPr="00000370">
              <w:rPr>
                <w:rStyle w:val="Hyperlink"/>
                <w:noProof/>
              </w:rPr>
              <w:fldChar w:fldCharType="end"/>
            </w:r>
          </w:ins>
        </w:p>
        <w:p w14:paraId="0DAAFD80" w14:textId="015B76D9" w:rsidR="000A278A" w:rsidRDefault="000A278A">
          <w:pPr>
            <w:pStyle w:val="TOC2"/>
            <w:tabs>
              <w:tab w:val="right" w:leader="dot" w:pos="9350"/>
            </w:tabs>
            <w:rPr>
              <w:ins w:id="55" w:author="Johannes Breytenbach" w:date="2017-02-13T16:28:00Z"/>
              <w:rFonts w:eastAsiaTheme="minorEastAsia"/>
              <w:noProof/>
            </w:rPr>
          </w:pPr>
          <w:ins w:id="5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"_Toc474766671"</w:instrText>
            </w:r>
            <w:r w:rsidRPr="00000370">
              <w:rPr>
                <w:rStyle w:val="Hyperlink"/>
                <w:noProof/>
              </w:rPr>
              <w:instrText xml:space="preserve"> </w:instrText>
            </w:r>
            <w:r w:rsidRPr="00000370">
              <w:rPr>
                <w:rStyle w:val="Hyperlink"/>
                <w:noProof/>
              </w:rPr>
              <w:fldChar w:fldCharType="separate"/>
            </w:r>
            <w:r w:rsidRPr="00000370">
              <w:rPr>
                <w:rStyle w:val="Hyperlink"/>
                <w:noProof/>
              </w:rPr>
              <w:t>2.  The OZcoin Minting Process</w:t>
            </w:r>
            <w:r>
              <w:rPr>
                <w:noProof/>
                <w:webHidden/>
              </w:rPr>
              <w:tab/>
            </w:r>
            <w:r>
              <w:rPr>
                <w:noProof/>
                <w:webHidden/>
              </w:rPr>
              <w:fldChar w:fldCharType="begin"/>
            </w:r>
            <w:r>
              <w:rPr>
                <w:noProof/>
                <w:webHidden/>
              </w:rPr>
              <w:instrText xml:space="preserve"> PAGEREF _Toc474766671 \h </w:instrText>
            </w:r>
          </w:ins>
          <w:r>
            <w:rPr>
              <w:noProof/>
              <w:webHidden/>
            </w:rPr>
          </w:r>
          <w:r>
            <w:rPr>
              <w:noProof/>
              <w:webHidden/>
            </w:rPr>
            <w:fldChar w:fldCharType="separate"/>
          </w:r>
          <w:ins w:id="57" w:author="Johannes Breytenbach" w:date="2017-02-13T16:34:00Z">
            <w:r w:rsidR="00180F91">
              <w:rPr>
                <w:noProof/>
                <w:webHidden/>
              </w:rPr>
              <w:t>7</w:t>
            </w:r>
          </w:ins>
          <w:ins w:id="58" w:author="Johannes Breytenbach" w:date="2017-02-13T16:28:00Z">
            <w:r>
              <w:rPr>
                <w:noProof/>
                <w:webHidden/>
              </w:rPr>
              <w:fldChar w:fldCharType="end"/>
            </w:r>
            <w:r w:rsidRPr="00000370">
              <w:rPr>
                <w:rStyle w:val="Hyperlink"/>
                <w:noProof/>
              </w:rPr>
              <w:fldChar w:fldCharType="end"/>
            </w:r>
          </w:ins>
        </w:p>
        <w:p w14:paraId="73CBE233" w14:textId="4ED56820" w:rsidR="000A278A" w:rsidRDefault="000A278A">
          <w:pPr>
            <w:pStyle w:val="TOC2"/>
            <w:tabs>
              <w:tab w:val="right" w:leader="dot" w:pos="9350"/>
            </w:tabs>
            <w:rPr>
              <w:ins w:id="59" w:author="Johannes Breytenbach" w:date="2017-02-13T16:28:00Z"/>
              <w:rFonts w:eastAsiaTheme="minorEastAsia"/>
              <w:noProof/>
            </w:rPr>
          </w:pPr>
          <w:ins w:id="6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"_Toc474766672"</w:instrText>
            </w:r>
            <w:r w:rsidRPr="00000370">
              <w:rPr>
                <w:rStyle w:val="Hyperlink"/>
                <w:noProof/>
              </w:rPr>
              <w:instrText xml:space="preserve"> </w:instrText>
            </w:r>
            <w:r w:rsidRPr="00000370">
              <w:rPr>
                <w:rStyle w:val="Hyperlink"/>
                <w:noProof/>
              </w:rPr>
              <w:fldChar w:fldCharType="separate"/>
            </w:r>
            <w:r w:rsidRPr="00000370">
              <w:rPr>
                <w:rStyle w:val="Hyperlink"/>
                <w:noProof/>
              </w:rPr>
              <w:t>3. Customer Registration &amp; Token Information Capturing</w:t>
            </w:r>
            <w:r>
              <w:rPr>
                <w:noProof/>
                <w:webHidden/>
              </w:rPr>
              <w:tab/>
            </w:r>
            <w:r>
              <w:rPr>
                <w:noProof/>
                <w:webHidden/>
              </w:rPr>
              <w:fldChar w:fldCharType="begin"/>
            </w:r>
            <w:r>
              <w:rPr>
                <w:noProof/>
                <w:webHidden/>
              </w:rPr>
              <w:instrText xml:space="preserve"> PAGEREF _Toc474766672 \h </w:instrText>
            </w:r>
          </w:ins>
          <w:r>
            <w:rPr>
              <w:noProof/>
              <w:webHidden/>
            </w:rPr>
          </w:r>
          <w:r>
            <w:rPr>
              <w:noProof/>
              <w:webHidden/>
            </w:rPr>
            <w:fldChar w:fldCharType="separate"/>
          </w:r>
          <w:ins w:id="61" w:author="Johannes Breytenbach" w:date="2017-02-13T16:34:00Z">
            <w:r w:rsidR="00180F91">
              <w:rPr>
                <w:noProof/>
                <w:webHidden/>
              </w:rPr>
              <w:t>8</w:t>
            </w:r>
          </w:ins>
          <w:ins w:id="62" w:author="Johannes Breytenbach" w:date="2017-02-13T16:28:00Z">
            <w:r>
              <w:rPr>
                <w:noProof/>
                <w:webHidden/>
              </w:rPr>
              <w:fldChar w:fldCharType="end"/>
            </w:r>
            <w:r w:rsidRPr="00000370">
              <w:rPr>
                <w:rStyle w:val="Hyperlink"/>
                <w:noProof/>
              </w:rPr>
              <w:fldChar w:fldCharType="end"/>
            </w:r>
          </w:ins>
        </w:p>
        <w:p w14:paraId="117BB746" w14:textId="1C3ADA56" w:rsidR="000A278A" w:rsidRDefault="000A278A">
          <w:pPr>
            <w:pStyle w:val="TOC2"/>
            <w:tabs>
              <w:tab w:val="right" w:leader="dot" w:pos="9350"/>
            </w:tabs>
            <w:rPr>
              <w:ins w:id="63" w:author="Johannes Breytenbach" w:date="2017-02-13T16:28:00Z"/>
              <w:rFonts w:eastAsiaTheme="minorEastAsia"/>
              <w:noProof/>
            </w:rPr>
          </w:pPr>
          <w:ins w:id="6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"_Toc474766674"</w:instrText>
            </w:r>
            <w:r w:rsidRPr="00000370">
              <w:rPr>
                <w:rStyle w:val="Hyperlink"/>
                <w:noProof/>
              </w:rPr>
              <w:instrText xml:space="preserve"> </w:instrText>
            </w:r>
            <w:r w:rsidRPr="00000370">
              <w:rPr>
                <w:rStyle w:val="Hyperlink"/>
                <w:noProof/>
              </w:rPr>
              <w:fldChar w:fldCharType="separate"/>
            </w:r>
          </w:ins>
          <w:ins w:id="65" w:author="Johannes Breytenbach" w:date="2017-02-13T16:29:00Z">
            <w:r>
              <w:rPr>
                <w:rStyle w:val="Hyperlink"/>
                <w:noProof/>
              </w:rPr>
              <w:t>4. T</w:t>
            </w:r>
          </w:ins>
          <w:ins w:id="66" w:author="Johannes Breytenbach" w:date="2017-02-13T16:28:00Z">
            <w:r w:rsidRPr="00000370">
              <w:rPr>
                <w:rStyle w:val="Hyperlink"/>
                <w:noProof/>
              </w:rPr>
              <w:t>he OZcoin Sales Process</w:t>
            </w:r>
            <w:r>
              <w:rPr>
                <w:noProof/>
                <w:webHidden/>
              </w:rPr>
              <w:tab/>
            </w:r>
            <w:r>
              <w:rPr>
                <w:noProof/>
                <w:webHidden/>
              </w:rPr>
              <w:fldChar w:fldCharType="begin"/>
            </w:r>
            <w:r>
              <w:rPr>
                <w:noProof/>
                <w:webHidden/>
              </w:rPr>
              <w:instrText xml:space="preserve"> PAGEREF _Toc474766674 \h </w:instrText>
            </w:r>
          </w:ins>
          <w:r>
            <w:rPr>
              <w:noProof/>
              <w:webHidden/>
            </w:rPr>
          </w:r>
          <w:r>
            <w:rPr>
              <w:noProof/>
              <w:webHidden/>
            </w:rPr>
            <w:fldChar w:fldCharType="separate"/>
          </w:r>
          <w:ins w:id="67" w:author="Johannes Breytenbach" w:date="2017-02-13T16:34:00Z">
            <w:r w:rsidR="00180F91">
              <w:rPr>
                <w:noProof/>
                <w:webHidden/>
              </w:rPr>
              <w:t>8</w:t>
            </w:r>
          </w:ins>
          <w:ins w:id="68" w:author="Johannes Breytenbach" w:date="2017-02-13T16:28:00Z">
            <w:r>
              <w:rPr>
                <w:noProof/>
                <w:webHidden/>
              </w:rPr>
              <w:fldChar w:fldCharType="end"/>
            </w:r>
            <w:r w:rsidRPr="00000370">
              <w:rPr>
                <w:rStyle w:val="Hyperlink"/>
                <w:noProof/>
              </w:rPr>
              <w:fldChar w:fldCharType="end"/>
            </w:r>
          </w:ins>
        </w:p>
        <w:p w14:paraId="5232A16A" w14:textId="02F60B7C" w:rsidR="000A278A" w:rsidRDefault="000A278A">
          <w:pPr>
            <w:pStyle w:val="TOC2"/>
            <w:tabs>
              <w:tab w:val="right" w:leader="dot" w:pos="9350"/>
            </w:tabs>
            <w:rPr>
              <w:ins w:id="69" w:author="Johannes Breytenbach" w:date="2017-02-13T16:28:00Z"/>
              <w:rFonts w:eastAsiaTheme="minorEastAsia"/>
              <w:noProof/>
            </w:rPr>
          </w:pPr>
          <w:ins w:id="7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"_Toc474766675"</w:instrText>
            </w:r>
            <w:r w:rsidRPr="00000370">
              <w:rPr>
                <w:rStyle w:val="Hyperlink"/>
                <w:noProof/>
              </w:rPr>
              <w:instrText xml:space="preserve"> </w:instrText>
            </w:r>
            <w:r w:rsidRPr="00000370">
              <w:rPr>
                <w:rStyle w:val="Hyperlink"/>
                <w:noProof/>
              </w:rPr>
              <w:fldChar w:fldCharType="separate"/>
            </w:r>
            <w:r w:rsidRPr="00000370">
              <w:rPr>
                <w:rStyle w:val="Hyperlink"/>
                <w:noProof/>
              </w:rPr>
              <w:t>5. Redemption Process</w:t>
            </w:r>
            <w:r>
              <w:rPr>
                <w:noProof/>
                <w:webHidden/>
              </w:rPr>
              <w:tab/>
            </w:r>
            <w:r>
              <w:rPr>
                <w:noProof/>
                <w:webHidden/>
              </w:rPr>
              <w:fldChar w:fldCharType="begin"/>
            </w:r>
            <w:r>
              <w:rPr>
                <w:noProof/>
                <w:webHidden/>
              </w:rPr>
              <w:instrText xml:space="preserve"> PAGEREF _Toc474766675 \h </w:instrText>
            </w:r>
          </w:ins>
          <w:r>
            <w:rPr>
              <w:noProof/>
              <w:webHidden/>
            </w:rPr>
          </w:r>
          <w:r>
            <w:rPr>
              <w:noProof/>
              <w:webHidden/>
            </w:rPr>
            <w:fldChar w:fldCharType="separate"/>
          </w:r>
          <w:ins w:id="71" w:author="Johannes Breytenbach" w:date="2017-02-13T16:34:00Z">
            <w:r w:rsidR="00180F91">
              <w:rPr>
                <w:noProof/>
                <w:webHidden/>
              </w:rPr>
              <w:t>9</w:t>
            </w:r>
          </w:ins>
          <w:ins w:id="72" w:author="Johannes Breytenbach" w:date="2017-02-13T16:28:00Z">
            <w:r>
              <w:rPr>
                <w:noProof/>
                <w:webHidden/>
              </w:rPr>
              <w:fldChar w:fldCharType="end"/>
            </w:r>
            <w:r w:rsidRPr="00000370">
              <w:rPr>
                <w:rStyle w:val="Hyperlink"/>
                <w:noProof/>
              </w:rPr>
              <w:fldChar w:fldCharType="end"/>
            </w:r>
          </w:ins>
        </w:p>
        <w:p w14:paraId="7B67470E" w14:textId="493968D1" w:rsidR="000A278A" w:rsidRDefault="000A278A">
          <w:pPr>
            <w:pStyle w:val="TOC1"/>
            <w:tabs>
              <w:tab w:val="right" w:leader="dot" w:pos="9350"/>
            </w:tabs>
            <w:rPr>
              <w:ins w:id="73" w:author="Johannes Breytenbach" w:date="2017-02-13T16:28:00Z"/>
              <w:rFonts w:eastAsiaTheme="minorEastAsia"/>
              <w:noProof/>
            </w:rPr>
          </w:pPr>
          <w:ins w:id="7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"_Toc474766676"</w:instrText>
            </w:r>
            <w:r w:rsidRPr="00000370">
              <w:rPr>
                <w:rStyle w:val="Hyperlink"/>
                <w:noProof/>
              </w:rPr>
              <w:instrText xml:space="preserve"> </w:instrText>
            </w:r>
            <w:r w:rsidRPr="00000370">
              <w:rPr>
                <w:rStyle w:val="Hyperlink"/>
                <w:noProof/>
              </w:rPr>
              <w:fldChar w:fldCharType="separate"/>
            </w:r>
            <w:r w:rsidRPr="00000370">
              <w:rPr>
                <w:rStyle w:val="Hyperlink"/>
                <w:noProof/>
              </w:rPr>
              <w:t>Key Contracts and Elements</w:t>
            </w:r>
            <w:r>
              <w:rPr>
                <w:noProof/>
                <w:webHidden/>
              </w:rPr>
              <w:tab/>
            </w:r>
            <w:r>
              <w:rPr>
                <w:noProof/>
                <w:webHidden/>
              </w:rPr>
              <w:fldChar w:fldCharType="begin"/>
            </w:r>
            <w:r>
              <w:rPr>
                <w:noProof/>
                <w:webHidden/>
              </w:rPr>
              <w:instrText xml:space="preserve"> PAGEREF _Toc474766676 \h </w:instrText>
            </w:r>
          </w:ins>
          <w:r>
            <w:rPr>
              <w:noProof/>
              <w:webHidden/>
            </w:rPr>
          </w:r>
          <w:r>
            <w:rPr>
              <w:noProof/>
              <w:webHidden/>
            </w:rPr>
            <w:fldChar w:fldCharType="separate"/>
          </w:r>
          <w:ins w:id="75" w:author="Johannes Breytenbach" w:date="2017-02-13T16:34:00Z">
            <w:r w:rsidR="00180F91">
              <w:rPr>
                <w:noProof/>
                <w:webHidden/>
              </w:rPr>
              <w:t>9</w:t>
            </w:r>
          </w:ins>
          <w:ins w:id="76" w:author="Johannes Breytenbach" w:date="2017-02-13T16:28:00Z">
            <w:r>
              <w:rPr>
                <w:noProof/>
                <w:webHidden/>
              </w:rPr>
              <w:fldChar w:fldCharType="end"/>
            </w:r>
            <w:r w:rsidRPr="00000370">
              <w:rPr>
                <w:rStyle w:val="Hyperlink"/>
                <w:noProof/>
              </w:rPr>
              <w:fldChar w:fldCharType="end"/>
            </w:r>
          </w:ins>
        </w:p>
        <w:p w14:paraId="441DE556" w14:textId="034F76E7" w:rsidR="000A278A" w:rsidRDefault="000A278A">
          <w:pPr>
            <w:pStyle w:val="TOC2"/>
            <w:tabs>
              <w:tab w:val="right" w:leader="dot" w:pos="9350"/>
            </w:tabs>
            <w:rPr>
              <w:ins w:id="77" w:author="Johannes Breytenbach" w:date="2017-02-13T16:28:00Z"/>
              <w:rFonts w:eastAsiaTheme="minorEastAsia"/>
              <w:noProof/>
            </w:rPr>
          </w:pPr>
          <w:ins w:id="7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"_Toc474766677"</w:instrText>
            </w:r>
            <w:r w:rsidRPr="00000370">
              <w:rPr>
                <w:rStyle w:val="Hyperlink"/>
                <w:noProof/>
              </w:rPr>
              <w:instrText xml:space="preserve"> </w:instrText>
            </w:r>
            <w:r w:rsidRPr="00000370">
              <w:rPr>
                <w:rStyle w:val="Hyperlink"/>
                <w:noProof/>
              </w:rPr>
              <w:fldChar w:fldCharType="separate"/>
            </w:r>
            <w:r w:rsidRPr="00000370">
              <w:rPr>
                <w:rStyle w:val="Hyperlink"/>
                <w:noProof/>
              </w:rPr>
              <w:t>1. Customer Registration Contract</w:t>
            </w:r>
            <w:r>
              <w:rPr>
                <w:noProof/>
                <w:webHidden/>
              </w:rPr>
              <w:tab/>
            </w:r>
            <w:r>
              <w:rPr>
                <w:noProof/>
                <w:webHidden/>
              </w:rPr>
              <w:fldChar w:fldCharType="begin"/>
            </w:r>
            <w:r>
              <w:rPr>
                <w:noProof/>
                <w:webHidden/>
              </w:rPr>
              <w:instrText xml:space="preserve"> PAGEREF _Toc474766677 \h </w:instrText>
            </w:r>
          </w:ins>
          <w:r>
            <w:rPr>
              <w:noProof/>
              <w:webHidden/>
            </w:rPr>
          </w:r>
          <w:r>
            <w:rPr>
              <w:noProof/>
              <w:webHidden/>
            </w:rPr>
            <w:fldChar w:fldCharType="separate"/>
          </w:r>
          <w:ins w:id="79" w:author="Johannes Breytenbach" w:date="2017-02-13T16:34:00Z">
            <w:r w:rsidR="00180F91">
              <w:rPr>
                <w:noProof/>
                <w:webHidden/>
              </w:rPr>
              <w:t>9</w:t>
            </w:r>
          </w:ins>
          <w:ins w:id="80" w:author="Johannes Breytenbach" w:date="2017-02-13T16:28:00Z">
            <w:r>
              <w:rPr>
                <w:noProof/>
                <w:webHidden/>
              </w:rPr>
              <w:fldChar w:fldCharType="end"/>
            </w:r>
            <w:r w:rsidRPr="00000370">
              <w:rPr>
                <w:rStyle w:val="Hyperlink"/>
                <w:noProof/>
              </w:rPr>
              <w:fldChar w:fldCharType="end"/>
            </w:r>
          </w:ins>
        </w:p>
        <w:p w14:paraId="49F3FAD2" w14:textId="4C810223" w:rsidR="000A278A" w:rsidRDefault="000A278A">
          <w:pPr>
            <w:pStyle w:val="TOC2"/>
            <w:tabs>
              <w:tab w:val="right" w:leader="dot" w:pos="9350"/>
            </w:tabs>
            <w:rPr>
              <w:ins w:id="81" w:author="Johannes Breytenbach" w:date="2017-02-13T16:28:00Z"/>
              <w:rFonts w:eastAsiaTheme="minorEastAsia"/>
              <w:noProof/>
            </w:rPr>
          </w:pPr>
          <w:ins w:id="8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"_Toc474766678"</w:instrText>
            </w:r>
            <w:r w:rsidRPr="00000370">
              <w:rPr>
                <w:rStyle w:val="Hyperlink"/>
                <w:noProof/>
              </w:rPr>
              <w:instrText xml:space="preserve"> </w:instrText>
            </w:r>
            <w:r w:rsidRPr="00000370">
              <w:rPr>
                <w:rStyle w:val="Hyperlink"/>
                <w:noProof/>
              </w:rPr>
              <w:fldChar w:fldCharType="separate"/>
            </w:r>
            <w:r w:rsidRPr="00000370">
              <w:rPr>
                <w:rStyle w:val="Hyperlink"/>
                <w:noProof/>
              </w:rPr>
              <w:t>2. OZcoin Contract</w:t>
            </w:r>
            <w:r>
              <w:rPr>
                <w:noProof/>
                <w:webHidden/>
              </w:rPr>
              <w:tab/>
            </w:r>
            <w:r>
              <w:rPr>
                <w:noProof/>
                <w:webHidden/>
              </w:rPr>
              <w:fldChar w:fldCharType="begin"/>
            </w:r>
            <w:r>
              <w:rPr>
                <w:noProof/>
                <w:webHidden/>
              </w:rPr>
              <w:instrText xml:space="preserve"> PAGEREF _Toc474766678 \h </w:instrText>
            </w:r>
          </w:ins>
          <w:r>
            <w:rPr>
              <w:noProof/>
              <w:webHidden/>
            </w:rPr>
          </w:r>
          <w:r>
            <w:rPr>
              <w:noProof/>
              <w:webHidden/>
            </w:rPr>
            <w:fldChar w:fldCharType="separate"/>
          </w:r>
          <w:ins w:id="83" w:author="Johannes Breytenbach" w:date="2017-02-13T16:34:00Z">
            <w:r w:rsidR="00180F91">
              <w:rPr>
                <w:noProof/>
                <w:webHidden/>
              </w:rPr>
              <w:t>10</w:t>
            </w:r>
          </w:ins>
          <w:ins w:id="84" w:author="Johannes Breytenbach" w:date="2017-02-13T16:28:00Z">
            <w:r>
              <w:rPr>
                <w:noProof/>
                <w:webHidden/>
              </w:rPr>
              <w:fldChar w:fldCharType="end"/>
            </w:r>
            <w:r w:rsidRPr="00000370">
              <w:rPr>
                <w:rStyle w:val="Hyperlink"/>
                <w:noProof/>
              </w:rPr>
              <w:fldChar w:fldCharType="end"/>
            </w:r>
          </w:ins>
        </w:p>
        <w:p w14:paraId="2FEA1751" w14:textId="6D06AEE5" w:rsidR="000A278A" w:rsidRDefault="000A278A">
          <w:pPr>
            <w:pStyle w:val="TOC2"/>
            <w:tabs>
              <w:tab w:val="right" w:leader="dot" w:pos="9350"/>
            </w:tabs>
            <w:rPr>
              <w:ins w:id="85" w:author="Johannes Breytenbach" w:date="2017-02-13T16:28:00Z"/>
              <w:rFonts w:eastAsiaTheme="minorEastAsia"/>
              <w:noProof/>
            </w:rPr>
          </w:pPr>
          <w:ins w:id="8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"_Toc474766679"</w:instrText>
            </w:r>
            <w:r w:rsidRPr="00000370">
              <w:rPr>
                <w:rStyle w:val="Hyperlink"/>
                <w:noProof/>
              </w:rPr>
              <w:instrText xml:space="preserve"> </w:instrText>
            </w:r>
            <w:r w:rsidRPr="00000370">
              <w:rPr>
                <w:rStyle w:val="Hyperlink"/>
                <w:noProof/>
              </w:rPr>
              <w:fldChar w:fldCharType="separate"/>
            </w:r>
            <w:r w:rsidRPr="00000370">
              <w:rPr>
                <w:rStyle w:val="Hyperlink"/>
                <w:noProof/>
              </w:rPr>
              <w:t>3. OZcoin Transaction Contract</w:t>
            </w:r>
            <w:r>
              <w:rPr>
                <w:noProof/>
                <w:webHidden/>
              </w:rPr>
              <w:tab/>
            </w:r>
            <w:r>
              <w:rPr>
                <w:noProof/>
                <w:webHidden/>
              </w:rPr>
              <w:fldChar w:fldCharType="begin"/>
            </w:r>
            <w:r>
              <w:rPr>
                <w:noProof/>
                <w:webHidden/>
              </w:rPr>
              <w:instrText xml:space="preserve"> PAGEREF _Toc474766679 \h </w:instrText>
            </w:r>
          </w:ins>
          <w:r>
            <w:rPr>
              <w:noProof/>
              <w:webHidden/>
            </w:rPr>
          </w:r>
          <w:r>
            <w:rPr>
              <w:noProof/>
              <w:webHidden/>
            </w:rPr>
            <w:fldChar w:fldCharType="separate"/>
          </w:r>
          <w:ins w:id="87" w:author="Johannes Breytenbach" w:date="2017-02-13T16:34:00Z">
            <w:r w:rsidR="00180F91">
              <w:rPr>
                <w:noProof/>
                <w:webHidden/>
              </w:rPr>
              <w:t>10</w:t>
            </w:r>
          </w:ins>
          <w:ins w:id="88" w:author="Johannes Breytenbach" w:date="2017-02-13T16:28:00Z">
            <w:r>
              <w:rPr>
                <w:noProof/>
                <w:webHidden/>
              </w:rPr>
              <w:fldChar w:fldCharType="end"/>
            </w:r>
            <w:r w:rsidRPr="00000370">
              <w:rPr>
                <w:rStyle w:val="Hyperlink"/>
                <w:noProof/>
              </w:rPr>
              <w:fldChar w:fldCharType="end"/>
            </w:r>
          </w:ins>
        </w:p>
        <w:p w14:paraId="428D4DC6" w14:textId="5A0D1633" w:rsidR="000A278A" w:rsidRDefault="000A278A">
          <w:pPr>
            <w:pStyle w:val="TOC2"/>
            <w:tabs>
              <w:tab w:val="right" w:leader="dot" w:pos="9350"/>
            </w:tabs>
            <w:rPr>
              <w:ins w:id="89" w:author="Johannes Breytenbach" w:date="2017-02-13T16:28:00Z"/>
              <w:rFonts w:eastAsiaTheme="minorEastAsia"/>
              <w:noProof/>
            </w:rPr>
          </w:pPr>
          <w:ins w:id="9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"_Toc474766680"</w:instrText>
            </w:r>
            <w:r w:rsidRPr="00000370">
              <w:rPr>
                <w:rStyle w:val="Hyperlink"/>
                <w:noProof/>
              </w:rPr>
              <w:instrText xml:space="preserve"> </w:instrText>
            </w:r>
            <w:r w:rsidRPr="00000370">
              <w:rPr>
                <w:rStyle w:val="Hyperlink"/>
                <w:noProof/>
              </w:rPr>
              <w:fldChar w:fldCharType="separate"/>
            </w:r>
            <w:r w:rsidRPr="00000370">
              <w:rPr>
                <w:rStyle w:val="Hyperlink"/>
                <w:noProof/>
              </w:rPr>
              <w:t>4. Wallet</w:t>
            </w:r>
            <w:r>
              <w:rPr>
                <w:noProof/>
                <w:webHidden/>
              </w:rPr>
              <w:tab/>
            </w:r>
            <w:r>
              <w:rPr>
                <w:noProof/>
                <w:webHidden/>
              </w:rPr>
              <w:fldChar w:fldCharType="begin"/>
            </w:r>
            <w:r>
              <w:rPr>
                <w:noProof/>
                <w:webHidden/>
              </w:rPr>
              <w:instrText xml:space="preserve"> PAGEREF _Toc474766680 \h </w:instrText>
            </w:r>
          </w:ins>
          <w:r>
            <w:rPr>
              <w:noProof/>
              <w:webHidden/>
            </w:rPr>
          </w:r>
          <w:r>
            <w:rPr>
              <w:noProof/>
              <w:webHidden/>
            </w:rPr>
            <w:fldChar w:fldCharType="separate"/>
          </w:r>
          <w:ins w:id="91" w:author="Johannes Breytenbach" w:date="2017-02-13T16:34:00Z">
            <w:r w:rsidR="00180F91">
              <w:rPr>
                <w:noProof/>
                <w:webHidden/>
              </w:rPr>
              <w:t>10</w:t>
            </w:r>
          </w:ins>
          <w:ins w:id="92" w:author="Johannes Breytenbach" w:date="2017-02-13T16:28:00Z">
            <w:r>
              <w:rPr>
                <w:noProof/>
                <w:webHidden/>
              </w:rPr>
              <w:fldChar w:fldCharType="end"/>
            </w:r>
            <w:r w:rsidRPr="00000370">
              <w:rPr>
                <w:rStyle w:val="Hyperlink"/>
                <w:noProof/>
              </w:rPr>
              <w:fldChar w:fldCharType="end"/>
            </w:r>
          </w:ins>
        </w:p>
        <w:p w14:paraId="41ED8C7B" w14:textId="44350EC7" w:rsidR="000A278A" w:rsidRDefault="000A278A">
          <w:pPr>
            <w:pStyle w:val="TOC2"/>
            <w:tabs>
              <w:tab w:val="right" w:leader="dot" w:pos="9350"/>
            </w:tabs>
            <w:rPr>
              <w:ins w:id="93" w:author="Johannes Breytenbach" w:date="2017-02-13T16:28:00Z"/>
              <w:rFonts w:eastAsiaTheme="minorEastAsia"/>
              <w:noProof/>
            </w:rPr>
          </w:pPr>
          <w:ins w:id="9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"_Toc474766681"</w:instrText>
            </w:r>
            <w:r w:rsidRPr="00000370">
              <w:rPr>
                <w:rStyle w:val="Hyperlink"/>
                <w:noProof/>
              </w:rPr>
              <w:instrText xml:space="preserve"> </w:instrText>
            </w:r>
            <w:r w:rsidRPr="00000370">
              <w:rPr>
                <w:rStyle w:val="Hyperlink"/>
                <w:noProof/>
              </w:rPr>
              <w:fldChar w:fldCharType="separate"/>
            </w:r>
            <w:r w:rsidRPr="00000370">
              <w:rPr>
                <w:rStyle w:val="Hyperlink"/>
                <w:noProof/>
              </w:rPr>
              <w:t>5. Redemption Contract</w:t>
            </w:r>
            <w:r>
              <w:rPr>
                <w:noProof/>
                <w:webHidden/>
              </w:rPr>
              <w:tab/>
            </w:r>
            <w:r>
              <w:rPr>
                <w:noProof/>
                <w:webHidden/>
              </w:rPr>
              <w:fldChar w:fldCharType="begin"/>
            </w:r>
            <w:r>
              <w:rPr>
                <w:noProof/>
                <w:webHidden/>
              </w:rPr>
              <w:instrText xml:space="preserve"> PAGEREF _Toc474766681 \h </w:instrText>
            </w:r>
          </w:ins>
          <w:r>
            <w:rPr>
              <w:noProof/>
              <w:webHidden/>
            </w:rPr>
          </w:r>
          <w:r>
            <w:rPr>
              <w:noProof/>
              <w:webHidden/>
            </w:rPr>
            <w:fldChar w:fldCharType="separate"/>
          </w:r>
          <w:ins w:id="95" w:author="Johannes Breytenbach" w:date="2017-02-13T16:34:00Z">
            <w:r w:rsidR="00180F91">
              <w:rPr>
                <w:noProof/>
                <w:webHidden/>
              </w:rPr>
              <w:t>11</w:t>
            </w:r>
          </w:ins>
          <w:ins w:id="96" w:author="Johannes Breytenbach" w:date="2017-02-13T16:28:00Z">
            <w:r>
              <w:rPr>
                <w:noProof/>
                <w:webHidden/>
              </w:rPr>
              <w:fldChar w:fldCharType="end"/>
            </w:r>
            <w:r w:rsidRPr="00000370">
              <w:rPr>
                <w:rStyle w:val="Hyperlink"/>
                <w:noProof/>
              </w:rPr>
              <w:fldChar w:fldCharType="end"/>
            </w:r>
          </w:ins>
        </w:p>
        <w:p w14:paraId="51332592" w14:textId="78F05157" w:rsidR="000A278A" w:rsidRDefault="000A278A">
          <w:pPr>
            <w:pStyle w:val="TOC1"/>
            <w:tabs>
              <w:tab w:val="right" w:leader="dot" w:pos="9350"/>
            </w:tabs>
            <w:rPr>
              <w:ins w:id="97" w:author="Johannes Breytenbach" w:date="2017-02-13T16:28:00Z"/>
              <w:rFonts w:eastAsiaTheme="minorEastAsia"/>
              <w:noProof/>
            </w:rPr>
          </w:pPr>
          <w:ins w:id="9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"_Toc474766682"</w:instrText>
            </w:r>
            <w:r w:rsidRPr="00000370">
              <w:rPr>
                <w:rStyle w:val="Hyperlink"/>
                <w:noProof/>
              </w:rPr>
              <w:instrText xml:space="preserve"> </w:instrText>
            </w:r>
            <w:r w:rsidRPr="00000370">
              <w:rPr>
                <w:rStyle w:val="Hyperlink"/>
                <w:noProof/>
              </w:rPr>
              <w:fldChar w:fldCharType="separate"/>
            </w:r>
            <w:r w:rsidRPr="00000370">
              <w:rPr>
                <w:rStyle w:val="Hyperlink"/>
                <w:noProof/>
              </w:rPr>
              <w:t>OZcoin Proof of Asset Participants</w:t>
            </w:r>
            <w:r>
              <w:rPr>
                <w:noProof/>
                <w:webHidden/>
              </w:rPr>
              <w:tab/>
            </w:r>
            <w:r>
              <w:rPr>
                <w:noProof/>
                <w:webHidden/>
              </w:rPr>
              <w:fldChar w:fldCharType="begin"/>
            </w:r>
            <w:r>
              <w:rPr>
                <w:noProof/>
                <w:webHidden/>
              </w:rPr>
              <w:instrText xml:space="preserve"> PAGEREF _Toc474766682 \h </w:instrText>
            </w:r>
          </w:ins>
          <w:r>
            <w:rPr>
              <w:noProof/>
              <w:webHidden/>
            </w:rPr>
          </w:r>
          <w:r>
            <w:rPr>
              <w:noProof/>
              <w:webHidden/>
            </w:rPr>
            <w:fldChar w:fldCharType="separate"/>
          </w:r>
          <w:ins w:id="99" w:author="Johannes Breytenbach" w:date="2017-02-13T16:34:00Z">
            <w:r w:rsidR="00180F91">
              <w:rPr>
                <w:noProof/>
                <w:webHidden/>
              </w:rPr>
              <w:t>11</w:t>
            </w:r>
          </w:ins>
          <w:ins w:id="100" w:author="Johannes Breytenbach" w:date="2017-02-13T16:28:00Z">
            <w:r>
              <w:rPr>
                <w:noProof/>
                <w:webHidden/>
              </w:rPr>
              <w:fldChar w:fldCharType="end"/>
            </w:r>
            <w:r w:rsidRPr="00000370">
              <w:rPr>
                <w:rStyle w:val="Hyperlink"/>
                <w:noProof/>
              </w:rPr>
              <w:fldChar w:fldCharType="end"/>
            </w:r>
          </w:ins>
        </w:p>
        <w:p w14:paraId="3235388B" w14:textId="20C15188" w:rsidR="000A278A" w:rsidRDefault="000A278A">
          <w:pPr>
            <w:pStyle w:val="TOC2"/>
            <w:tabs>
              <w:tab w:val="right" w:leader="dot" w:pos="9350"/>
            </w:tabs>
            <w:rPr>
              <w:ins w:id="101" w:author="Johannes Breytenbach" w:date="2017-02-13T16:28:00Z"/>
              <w:rFonts w:eastAsiaTheme="minorEastAsia"/>
              <w:noProof/>
            </w:rPr>
          </w:pPr>
          <w:ins w:id="10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"_Toc474766683"</w:instrText>
            </w:r>
            <w:r w:rsidRPr="00000370">
              <w:rPr>
                <w:rStyle w:val="Hyperlink"/>
                <w:noProof/>
              </w:rPr>
              <w:instrText xml:space="preserve"> </w:instrText>
            </w:r>
            <w:r w:rsidRPr="00000370">
              <w:rPr>
                <w:rStyle w:val="Hyperlink"/>
                <w:noProof/>
              </w:rPr>
              <w:fldChar w:fldCharType="separate"/>
            </w:r>
            <w:r w:rsidRPr="00000370">
              <w:rPr>
                <w:rStyle w:val="Hyperlink"/>
                <w:noProof/>
              </w:rPr>
              <w:t>Asset Vendor</w:t>
            </w:r>
            <w:r>
              <w:rPr>
                <w:noProof/>
                <w:webHidden/>
              </w:rPr>
              <w:tab/>
            </w:r>
            <w:r>
              <w:rPr>
                <w:noProof/>
                <w:webHidden/>
              </w:rPr>
              <w:fldChar w:fldCharType="begin"/>
            </w:r>
            <w:r>
              <w:rPr>
                <w:noProof/>
                <w:webHidden/>
              </w:rPr>
              <w:instrText xml:space="preserve"> PAGEREF _Toc474766683 \h </w:instrText>
            </w:r>
          </w:ins>
          <w:r>
            <w:rPr>
              <w:noProof/>
              <w:webHidden/>
            </w:rPr>
          </w:r>
          <w:r>
            <w:rPr>
              <w:noProof/>
              <w:webHidden/>
            </w:rPr>
            <w:fldChar w:fldCharType="separate"/>
          </w:r>
          <w:ins w:id="103" w:author="Johannes Breytenbach" w:date="2017-02-13T16:34:00Z">
            <w:r w:rsidR="00180F91">
              <w:rPr>
                <w:noProof/>
                <w:webHidden/>
              </w:rPr>
              <w:t>11</w:t>
            </w:r>
          </w:ins>
          <w:ins w:id="104" w:author="Johannes Breytenbach" w:date="2017-02-13T16:28:00Z">
            <w:r>
              <w:rPr>
                <w:noProof/>
                <w:webHidden/>
              </w:rPr>
              <w:fldChar w:fldCharType="end"/>
            </w:r>
            <w:r w:rsidRPr="00000370">
              <w:rPr>
                <w:rStyle w:val="Hyperlink"/>
                <w:noProof/>
              </w:rPr>
              <w:fldChar w:fldCharType="end"/>
            </w:r>
          </w:ins>
        </w:p>
        <w:p w14:paraId="3EC6F28E" w14:textId="41588EE6" w:rsidR="000A278A" w:rsidRDefault="000A278A">
          <w:pPr>
            <w:pStyle w:val="TOC2"/>
            <w:tabs>
              <w:tab w:val="right" w:leader="dot" w:pos="9350"/>
            </w:tabs>
            <w:rPr>
              <w:ins w:id="105" w:author="Johannes Breytenbach" w:date="2017-02-13T16:28:00Z"/>
              <w:rFonts w:eastAsiaTheme="minorEastAsia"/>
              <w:noProof/>
            </w:rPr>
          </w:pPr>
          <w:ins w:id="10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"_Toc474766684"</w:instrText>
            </w:r>
            <w:r w:rsidRPr="00000370">
              <w:rPr>
                <w:rStyle w:val="Hyperlink"/>
                <w:noProof/>
              </w:rPr>
              <w:instrText xml:space="preserve"> </w:instrText>
            </w:r>
            <w:r w:rsidRPr="00000370">
              <w:rPr>
                <w:rStyle w:val="Hyperlink"/>
                <w:noProof/>
              </w:rPr>
              <w:fldChar w:fldCharType="separate"/>
            </w:r>
            <w:r w:rsidRPr="00000370">
              <w:rPr>
                <w:rStyle w:val="Hyperlink"/>
                <w:noProof/>
              </w:rPr>
              <w:t>Independent Auditor</w:t>
            </w:r>
            <w:r>
              <w:rPr>
                <w:noProof/>
                <w:webHidden/>
              </w:rPr>
              <w:tab/>
            </w:r>
            <w:r>
              <w:rPr>
                <w:noProof/>
                <w:webHidden/>
              </w:rPr>
              <w:fldChar w:fldCharType="begin"/>
            </w:r>
            <w:r>
              <w:rPr>
                <w:noProof/>
                <w:webHidden/>
              </w:rPr>
              <w:instrText xml:space="preserve"> PAGEREF _Toc474766684 \h </w:instrText>
            </w:r>
          </w:ins>
          <w:r>
            <w:rPr>
              <w:noProof/>
              <w:webHidden/>
            </w:rPr>
          </w:r>
          <w:r>
            <w:rPr>
              <w:noProof/>
              <w:webHidden/>
            </w:rPr>
            <w:fldChar w:fldCharType="separate"/>
          </w:r>
          <w:ins w:id="107" w:author="Johannes Breytenbach" w:date="2017-02-13T16:34:00Z">
            <w:r w:rsidR="00180F91">
              <w:rPr>
                <w:noProof/>
                <w:webHidden/>
              </w:rPr>
              <w:t>11</w:t>
            </w:r>
          </w:ins>
          <w:ins w:id="108" w:author="Johannes Breytenbach" w:date="2017-02-13T16:28:00Z">
            <w:r>
              <w:rPr>
                <w:noProof/>
                <w:webHidden/>
              </w:rPr>
              <w:fldChar w:fldCharType="end"/>
            </w:r>
            <w:r w:rsidRPr="00000370">
              <w:rPr>
                <w:rStyle w:val="Hyperlink"/>
                <w:noProof/>
              </w:rPr>
              <w:fldChar w:fldCharType="end"/>
            </w:r>
          </w:ins>
        </w:p>
        <w:p w14:paraId="7154050E" w14:textId="23AFB3DB" w:rsidR="000A278A" w:rsidRDefault="000A278A">
          <w:pPr>
            <w:pStyle w:val="TOC2"/>
            <w:tabs>
              <w:tab w:val="right" w:leader="dot" w:pos="9350"/>
            </w:tabs>
            <w:rPr>
              <w:ins w:id="109" w:author="Johannes Breytenbach" w:date="2017-02-13T16:28:00Z"/>
              <w:rFonts w:eastAsiaTheme="minorEastAsia"/>
              <w:noProof/>
            </w:rPr>
          </w:pPr>
          <w:ins w:id="11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"_Toc474766685"</w:instrText>
            </w:r>
            <w:r w:rsidRPr="00000370">
              <w:rPr>
                <w:rStyle w:val="Hyperlink"/>
                <w:noProof/>
              </w:rPr>
              <w:instrText xml:space="preserve"> </w:instrText>
            </w:r>
            <w:r w:rsidRPr="00000370">
              <w:rPr>
                <w:rStyle w:val="Hyperlink"/>
                <w:noProof/>
              </w:rPr>
              <w:fldChar w:fldCharType="separate"/>
            </w:r>
            <w:r w:rsidRPr="00000370">
              <w:rPr>
                <w:rStyle w:val="Hyperlink"/>
                <w:noProof/>
              </w:rPr>
              <w:t>Blockchain is a Multi-party Trust Mechanism</w:t>
            </w:r>
            <w:r>
              <w:rPr>
                <w:noProof/>
                <w:webHidden/>
              </w:rPr>
              <w:tab/>
            </w:r>
            <w:r>
              <w:rPr>
                <w:noProof/>
                <w:webHidden/>
              </w:rPr>
              <w:fldChar w:fldCharType="begin"/>
            </w:r>
            <w:r>
              <w:rPr>
                <w:noProof/>
                <w:webHidden/>
              </w:rPr>
              <w:instrText xml:space="preserve"> PAGEREF _Toc474766685 \h </w:instrText>
            </w:r>
          </w:ins>
          <w:r>
            <w:rPr>
              <w:noProof/>
              <w:webHidden/>
            </w:rPr>
          </w:r>
          <w:r>
            <w:rPr>
              <w:noProof/>
              <w:webHidden/>
            </w:rPr>
            <w:fldChar w:fldCharType="separate"/>
          </w:r>
          <w:ins w:id="111" w:author="Johannes Breytenbach" w:date="2017-02-13T16:34:00Z">
            <w:r w:rsidR="00180F91">
              <w:rPr>
                <w:noProof/>
                <w:webHidden/>
              </w:rPr>
              <w:t>11</w:t>
            </w:r>
          </w:ins>
          <w:ins w:id="112" w:author="Johannes Breytenbach" w:date="2017-02-13T16:28:00Z">
            <w:r>
              <w:rPr>
                <w:noProof/>
                <w:webHidden/>
              </w:rPr>
              <w:fldChar w:fldCharType="end"/>
            </w:r>
            <w:r w:rsidRPr="00000370">
              <w:rPr>
                <w:rStyle w:val="Hyperlink"/>
                <w:noProof/>
              </w:rPr>
              <w:fldChar w:fldCharType="end"/>
            </w:r>
          </w:ins>
        </w:p>
        <w:p w14:paraId="3F52D143" w14:textId="07E86A7E" w:rsidR="000A278A" w:rsidRDefault="000A278A">
          <w:pPr>
            <w:pStyle w:val="TOC1"/>
            <w:tabs>
              <w:tab w:val="right" w:leader="dot" w:pos="9350"/>
            </w:tabs>
            <w:rPr>
              <w:ins w:id="113" w:author="Johannes Breytenbach" w:date="2017-02-13T16:28:00Z"/>
              <w:rFonts w:eastAsiaTheme="minorEastAsia"/>
              <w:noProof/>
            </w:rPr>
          </w:pPr>
          <w:ins w:id="11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"_Toc474766686"</w:instrText>
            </w:r>
            <w:r w:rsidRPr="00000370">
              <w:rPr>
                <w:rStyle w:val="Hyperlink"/>
                <w:noProof/>
              </w:rPr>
              <w:instrText xml:space="preserve"> </w:instrText>
            </w:r>
            <w:r w:rsidRPr="00000370">
              <w:rPr>
                <w:rStyle w:val="Hyperlink"/>
                <w:noProof/>
              </w:rPr>
              <w:fldChar w:fldCharType="separate"/>
            </w:r>
            <w:r w:rsidRPr="00000370">
              <w:rPr>
                <w:rStyle w:val="Hyperlink"/>
                <w:noProof/>
              </w:rPr>
              <w:t>Mitigating Potential Points of Failure with Real World Governance</w:t>
            </w:r>
            <w:r>
              <w:rPr>
                <w:noProof/>
                <w:webHidden/>
              </w:rPr>
              <w:tab/>
            </w:r>
            <w:r>
              <w:rPr>
                <w:noProof/>
                <w:webHidden/>
              </w:rPr>
              <w:fldChar w:fldCharType="begin"/>
            </w:r>
            <w:r>
              <w:rPr>
                <w:noProof/>
                <w:webHidden/>
              </w:rPr>
              <w:instrText xml:space="preserve"> PAGEREF _Toc474766686 \h </w:instrText>
            </w:r>
          </w:ins>
          <w:r>
            <w:rPr>
              <w:noProof/>
              <w:webHidden/>
            </w:rPr>
          </w:r>
          <w:r>
            <w:rPr>
              <w:noProof/>
              <w:webHidden/>
            </w:rPr>
            <w:fldChar w:fldCharType="separate"/>
          </w:r>
          <w:ins w:id="115" w:author="Johannes Breytenbach" w:date="2017-02-13T16:34:00Z">
            <w:r w:rsidR="00180F91">
              <w:rPr>
                <w:noProof/>
                <w:webHidden/>
              </w:rPr>
              <w:t>11</w:t>
            </w:r>
          </w:ins>
          <w:ins w:id="116" w:author="Johannes Breytenbach" w:date="2017-02-13T16:28:00Z">
            <w:r>
              <w:rPr>
                <w:noProof/>
                <w:webHidden/>
              </w:rPr>
              <w:fldChar w:fldCharType="end"/>
            </w:r>
            <w:r w:rsidRPr="00000370">
              <w:rPr>
                <w:rStyle w:val="Hyperlink"/>
                <w:noProof/>
              </w:rPr>
              <w:fldChar w:fldCharType="end"/>
            </w:r>
          </w:ins>
        </w:p>
        <w:p w14:paraId="6732D5D3" w14:textId="0975EC63" w:rsidR="000A278A" w:rsidRDefault="000A278A">
          <w:pPr>
            <w:pStyle w:val="TOC2"/>
            <w:tabs>
              <w:tab w:val="right" w:leader="dot" w:pos="9350"/>
            </w:tabs>
            <w:rPr>
              <w:ins w:id="117" w:author="Johannes Breytenbach" w:date="2017-02-13T16:28:00Z"/>
              <w:rFonts w:eastAsiaTheme="minorEastAsia"/>
              <w:noProof/>
            </w:rPr>
          </w:pPr>
          <w:ins w:id="11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"_Toc474766687"</w:instrText>
            </w:r>
            <w:r w:rsidRPr="00000370">
              <w:rPr>
                <w:rStyle w:val="Hyperlink"/>
                <w:noProof/>
              </w:rPr>
              <w:instrText xml:space="preserve"> </w:instrText>
            </w:r>
            <w:r w:rsidRPr="00000370">
              <w:rPr>
                <w:rStyle w:val="Hyperlink"/>
                <w:noProof/>
              </w:rPr>
              <w:fldChar w:fldCharType="separate"/>
            </w:r>
            <w:r w:rsidRPr="00000370">
              <w:rPr>
                <w:rStyle w:val="Hyperlink"/>
                <w:noProof/>
              </w:rPr>
              <w:t>Dishonest Entities and collusion in the chain of custody</w:t>
            </w:r>
            <w:r>
              <w:rPr>
                <w:noProof/>
                <w:webHidden/>
              </w:rPr>
              <w:tab/>
            </w:r>
            <w:r>
              <w:rPr>
                <w:noProof/>
                <w:webHidden/>
              </w:rPr>
              <w:fldChar w:fldCharType="begin"/>
            </w:r>
            <w:r>
              <w:rPr>
                <w:noProof/>
                <w:webHidden/>
              </w:rPr>
              <w:instrText xml:space="preserve"> PAGEREF _Toc474766687 \h </w:instrText>
            </w:r>
          </w:ins>
          <w:r>
            <w:rPr>
              <w:noProof/>
              <w:webHidden/>
            </w:rPr>
          </w:r>
          <w:r>
            <w:rPr>
              <w:noProof/>
              <w:webHidden/>
            </w:rPr>
            <w:fldChar w:fldCharType="separate"/>
          </w:r>
          <w:ins w:id="119" w:author="Johannes Breytenbach" w:date="2017-02-13T16:34:00Z">
            <w:r w:rsidR="00180F91">
              <w:rPr>
                <w:noProof/>
                <w:webHidden/>
              </w:rPr>
              <w:t>11</w:t>
            </w:r>
          </w:ins>
          <w:ins w:id="120" w:author="Johannes Breytenbach" w:date="2017-02-13T16:28:00Z">
            <w:r>
              <w:rPr>
                <w:noProof/>
                <w:webHidden/>
              </w:rPr>
              <w:fldChar w:fldCharType="end"/>
            </w:r>
            <w:r w:rsidRPr="00000370">
              <w:rPr>
                <w:rStyle w:val="Hyperlink"/>
                <w:noProof/>
              </w:rPr>
              <w:fldChar w:fldCharType="end"/>
            </w:r>
          </w:ins>
        </w:p>
        <w:p w14:paraId="2441DB5E" w14:textId="1DCAB4C2" w:rsidR="000A278A" w:rsidRDefault="000A278A">
          <w:pPr>
            <w:pStyle w:val="TOC1"/>
            <w:tabs>
              <w:tab w:val="right" w:leader="dot" w:pos="9350"/>
            </w:tabs>
            <w:rPr>
              <w:ins w:id="121" w:author="Johannes Breytenbach" w:date="2017-02-13T16:28:00Z"/>
              <w:rFonts w:eastAsiaTheme="minorEastAsia"/>
              <w:noProof/>
            </w:rPr>
          </w:pPr>
          <w:ins w:id="12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"_Toc474766688"</w:instrText>
            </w:r>
            <w:r w:rsidRPr="00000370">
              <w:rPr>
                <w:rStyle w:val="Hyperlink"/>
                <w:noProof/>
              </w:rPr>
              <w:instrText xml:space="preserve"> </w:instrText>
            </w:r>
            <w:r w:rsidRPr="00000370">
              <w:rPr>
                <w:rStyle w:val="Hyperlink"/>
                <w:noProof/>
              </w:rPr>
              <w:fldChar w:fldCharType="separate"/>
            </w:r>
            <w:r w:rsidRPr="00000370">
              <w:rPr>
                <w:rStyle w:val="Hyperlink"/>
                <w:noProof/>
              </w:rPr>
              <w:t>Key Benefits</w:t>
            </w:r>
            <w:r>
              <w:rPr>
                <w:noProof/>
                <w:webHidden/>
              </w:rPr>
              <w:tab/>
            </w:r>
            <w:r>
              <w:rPr>
                <w:noProof/>
                <w:webHidden/>
              </w:rPr>
              <w:fldChar w:fldCharType="begin"/>
            </w:r>
            <w:r>
              <w:rPr>
                <w:noProof/>
                <w:webHidden/>
              </w:rPr>
              <w:instrText xml:space="preserve"> PAGEREF _Toc474766688 \h </w:instrText>
            </w:r>
          </w:ins>
          <w:r>
            <w:rPr>
              <w:noProof/>
              <w:webHidden/>
            </w:rPr>
          </w:r>
          <w:r>
            <w:rPr>
              <w:noProof/>
              <w:webHidden/>
            </w:rPr>
            <w:fldChar w:fldCharType="separate"/>
          </w:r>
          <w:ins w:id="123" w:author="Johannes Breytenbach" w:date="2017-02-13T16:34:00Z">
            <w:r w:rsidR="00180F91">
              <w:rPr>
                <w:noProof/>
                <w:webHidden/>
              </w:rPr>
              <w:t>11</w:t>
            </w:r>
          </w:ins>
          <w:ins w:id="124" w:author="Johannes Breytenbach" w:date="2017-02-13T16:28:00Z">
            <w:r>
              <w:rPr>
                <w:noProof/>
                <w:webHidden/>
              </w:rPr>
              <w:fldChar w:fldCharType="end"/>
            </w:r>
            <w:r w:rsidRPr="00000370">
              <w:rPr>
                <w:rStyle w:val="Hyperlink"/>
                <w:noProof/>
              </w:rPr>
              <w:fldChar w:fldCharType="end"/>
            </w:r>
          </w:ins>
        </w:p>
        <w:p w14:paraId="0D896537" w14:textId="033A0C3B" w:rsidR="000A278A" w:rsidRDefault="000A278A">
          <w:pPr>
            <w:pStyle w:val="TOC2"/>
            <w:tabs>
              <w:tab w:val="right" w:leader="dot" w:pos="9350"/>
            </w:tabs>
            <w:rPr>
              <w:ins w:id="125" w:author="Johannes Breytenbach" w:date="2017-02-13T16:28:00Z"/>
              <w:rFonts w:eastAsiaTheme="minorEastAsia"/>
              <w:noProof/>
            </w:rPr>
          </w:pPr>
          <w:ins w:id="12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"_Toc474766689"</w:instrText>
            </w:r>
            <w:r w:rsidRPr="00000370">
              <w:rPr>
                <w:rStyle w:val="Hyperlink"/>
                <w:noProof/>
              </w:rPr>
              <w:instrText xml:space="preserve"> </w:instrText>
            </w:r>
            <w:r w:rsidRPr="00000370">
              <w:rPr>
                <w:rStyle w:val="Hyperlink"/>
                <w:noProof/>
              </w:rPr>
              <w:fldChar w:fldCharType="separate"/>
            </w:r>
            <w:r w:rsidRPr="00000370">
              <w:rPr>
                <w:rStyle w:val="Hyperlink"/>
                <w:noProof/>
              </w:rPr>
              <w:t>No centralized database management of Crypto-Asset records</w:t>
            </w:r>
            <w:r>
              <w:rPr>
                <w:noProof/>
                <w:webHidden/>
              </w:rPr>
              <w:tab/>
            </w:r>
            <w:r>
              <w:rPr>
                <w:noProof/>
                <w:webHidden/>
              </w:rPr>
              <w:fldChar w:fldCharType="begin"/>
            </w:r>
            <w:r>
              <w:rPr>
                <w:noProof/>
                <w:webHidden/>
              </w:rPr>
              <w:instrText xml:space="preserve"> PAGEREF _Toc474766689 \h </w:instrText>
            </w:r>
          </w:ins>
          <w:r>
            <w:rPr>
              <w:noProof/>
              <w:webHidden/>
            </w:rPr>
          </w:r>
          <w:r>
            <w:rPr>
              <w:noProof/>
              <w:webHidden/>
            </w:rPr>
            <w:fldChar w:fldCharType="separate"/>
          </w:r>
          <w:ins w:id="127" w:author="Johannes Breytenbach" w:date="2017-02-13T16:34:00Z">
            <w:r w:rsidR="00180F91">
              <w:rPr>
                <w:noProof/>
                <w:webHidden/>
              </w:rPr>
              <w:t>11</w:t>
            </w:r>
          </w:ins>
          <w:ins w:id="128" w:author="Johannes Breytenbach" w:date="2017-02-13T16:28:00Z">
            <w:r>
              <w:rPr>
                <w:noProof/>
                <w:webHidden/>
              </w:rPr>
              <w:fldChar w:fldCharType="end"/>
            </w:r>
            <w:r w:rsidRPr="00000370">
              <w:rPr>
                <w:rStyle w:val="Hyperlink"/>
                <w:noProof/>
              </w:rPr>
              <w:fldChar w:fldCharType="end"/>
            </w:r>
          </w:ins>
        </w:p>
        <w:p w14:paraId="6AFCAE11" w14:textId="7C55C5A9" w:rsidR="000A278A" w:rsidRDefault="000A278A">
          <w:pPr>
            <w:pStyle w:val="TOC2"/>
            <w:tabs>
              <w:tab w:val="right" w:leader="dot" w:pos="9350"/>
            </w:tabs>
            <w:rPr>
              <w:ins w:id="129" w:author="Johannes Breytenbach" w:date="2017-02-13T16:28:00Z"/>
              <w:rFonts w:eastAsiaTheme="minorEastAsia"/>
              <w:noProof/>
            </w:rPr>
          </w:pPr>
          <w:ins w:id="13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"_Toc474766690"</w:instrText>
            </w:r>
            <w:r w:rsidRPr="00000370">
              <w:rPr>
                <w:rStyle w:val="Hyperlink"/>
                <w:noProof/>
              </w:rPr>
              <w:instrText xml:space="preserve"> </w:instrText>
            </w:r>
            <w:r w:rsidRPr="00000370">
              <w:rPr>
                <w:rStyle w:val="Hyperlink"/>
                <w:noProof/>
              </w:rPr>
              <w:fldChar w:fldCharType="separate"/>
            </w:r>
            <w:r w:rsidRPr="00000370">
              <w:rPr>
                <w:rStyle w:val="Hyperlink"/>
                <w:noProof/>
              </w:rPr>
              <w:t>No Web-based log-in</w:t>
            </w:r>
            <w:r>
              <w:rPr>
                <w:noProof/>
                <w:webHidden/>
              </w:rPr>
              <w:tab/>
            </w:r>
            <w:r>
              <w:rPr>
                <w:noProof/>
                <w:webHidden/>
              </w:rPr>
              <w:fldChar w:fldCharType="begin"/>
            </w:r>
            <w:r>
              <w:rPr>
                <w:noProof/>
                <w:webHidden/>
              </w:rPr>
              <w:instrText xml:space="preserve"> PAGEREF _Toc474766690 \h </w:instrText>
            </w:r>
          </w:ins>
          <w:r>
            <w:rPr>
              <w:noProof/>
              <w:webHidden/>
            </w:rPr>
          </w:r>
          <w:r>
            <w:rPr>
              <w:noProof/>
              <w:webHidden/>
            </w:rPr>
            <w:fldChar w:fldCharType="separate"/>
          </w:r>
          <w:ins w:id="131" w:author="Johannes Breytenbach" w:date="2017-02-13T16:34:00Z">
            <w:r w:rsidR="00180F91">
              <w:rPr>
                <w:noProof/>
                <w:webHidden/>
              </w:rPr>
              <w:t>11</w:t>
            </w:r>
          </w:ins>
          <w:ins w:id="132" w:author="Johannes Breytenbach" w:date="2017-02-13T16:28:00Z">
            <w:r>
              <w:rPr>
                <w:noProof/>
                <w:webHidden/>
              </w:rPr>
              <w:fldChar w:fldCharType="end"/>
            </w:r>
            <w:r w:rsidRPr="00000370">
              <w:rPr>
                <w:rStyle w:val="Hyperlink"/>
                <w:noProof/>
              </w:rPr>
              <w:fldChar w:fldCharType="end"/>
            </w:r>
          </w:ins>
        </w:p>
        <w:p w14:paraId="7AAEC021" w14:textId="138F85C0" w:rsidR="000A278A" w:rsidRDefault="000A278A">
          <w:pPr>
            <w:pStyle w:val="TOC2"/>
            <w:tabs>
              <w:tab w:val="right" w:leader="dot" w:pos="9350"/>
            </w:tabs>
            <w:rPr>
              <w:ins w:id="133" w:author="Johannes Breytenbach" w:date="2017-02-13T16:28:00Z"/>
              <w:rFonts w:eastAsiaTheme="minorEastAsia"/>
              <w:noProof/>
            </w:rPr>
          </w:pPr>
          <w:ins w:id="13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"_Toc474766691"</w:instrText>
            </w:r>
            <w:r w:rsidRPr="00000370">
              <w:rPr>
                <w:rStyle w:val="Hyperlink"/>
                <w:noProof/>
              </w:rPr>
              <w:instrText xml:space="preserve"> </w:instrText>
            </w:r>
            <w:r w:rsidRPr="00000370">
              <w:rPr>
                <w:rStyle w:val="Hyperlink"/>
                <w:noProof/>
              </w:rPr>
              <w:fldChar w:fldCharType="separate"/>
            </w:r>
            <w:r w:rsidRPr="00000370">
              <w:rPr>
                <w:rStyle w:val="Hyperlink"/>
                <w:noProof/>
              </w:rPr>
              <w:t>Perpetual Existence of Digital Assets</w:t>
            </w:r>
            <w:r>
              <w:rPr>
                <w:noProof/>
                <w:webHidden/>
              </w:rPr>
              <w:tab/>
            </w:r>
            <w:r>
              <w:rPr>
                <w:noProof/>
                <w:webHidden/>
              </w:rPr>
              <w:fldChar w:fldCharType="begin"/>
            </w:r>
            <w:r>
              <w:rPr>
                <w:noProof/>
                <w:webHidden/>
              </w:rPr>
              <w:instrText xml:space="preserve"> PAGEREF _Toc474766691 \h </w:instrText>
            </w:r>
          </w:ins>
          <w:r>
            <w:rPr>
              <w:noProof/>
              <w:webHidden/>
            </w:rPr>
          </w:r>
          <w:r>
            <w:rPr>
              <w:noProof/>
              <w:webHidden/>
            </w:rPr>
            <w:fldChar w:fldCharType="separate"/>
          </w:r>
          <w:ins w:id="135" w:author="Johannes Breytenbach" w:date="2017-02-13T16:34:00Z">
            <w:r w:rsidR="00180F91">
              <w:rPr>
                <w:noProof/>
                <w:webHidden/>
              </w:rPr>
              <w:t>12</w:t>
            </w:r>
          </w:ins>
          <w:ins w:id="136" w:author="Johannes Breytenbach" w:date="2017-02-13T16:28:00Z">
            <w:r>
              <w:rPr>
                <w:noProof/>
                <w:webHidden/>
              </w:rPr>
              <w:fldChar w:fldCharType="end"/>
            </w:r>
            <w:r w:rsidRPr="00000370">
              <w:rPr>
                <w:rStyle w:val="Hyperlink"/>
                <w:noProof/>
              </w:rPr>
              <w:fldChar w:fldCharType="end"/>
            </w:r>
          </w:ins>
        </w:p>
        <w:p w14:paraId="1D0D98DE" w14:textId="2EFF7918" w:rsidR="000A278A" w:rsidRDefault="000A278A">
          <w:pPr>
            <w:pStyle w:val="TOC2"/>
            <w:tabs>
              <w:tab w:val="right" w:leader="dot" w:pos="9350"/>
            </w:tabs>
            <w:rPr>
              <w:ins w:id="137" w:author="Johannes Breytenbach" w:date="2017-02-13T16:28:00Z"/>
              <w:rFonts w:eastAsiaTheme="minorEastAsia"/>
              <w:noProof/>
            </w:rPr>
          </w:pPr>
          <w:ins w:id="13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"_Toc474766692"</w:instrText>
            </w:r>
            <w:r w:rsidRPr="00000370">
              <w:rPr>
                <w:rStyle w:val="Hyperlink"/>
                <w:noProof/>
              </w:rPr>
              <w:instrText xml:space="preserve"> </w:instrText>
            </w:r>
            <w:r w:rsidRPr="00000370">
              <w:rPr>
                <w:rStyle w:val="Hyperlink"/>
                <w:noProof/>
              </w:rPr>
              <w:fldChar w:fldCharType="separate"/>
            </w:r>
            <w:r w:rsidRPr="00000370">
              <w:rPr>
                <w:rStyle w:val="Hyperlink"/>
                <w:noProof/>
              </w:rPr>
              <w:t>Ex-post facto Incentivization Mechanism</w:t>
            </w:r>
            <w:r>
              <w:rPr>
                <w:noProof/>
                <w:webHidden/>
              </w:rPr>
              <w:tab/>
            </w:r>
            <w:r>
              <w:rPr>
                <w:noProof/>
                <w:webHidden/>
              </w:rPr>
              <w:fldChar w:fldCharType="begin"/>
            </w:r>
            <w:r>
              <w:rPr>
                <w:noProof/>
                <w:webHidden/>
              </w:rPr>
              <w:instrText xml:space="preserve"> PAGEREF _Toc474766692 \h </w:instrText>
            </w:r>
          </w:ins>
          <w:r>
            <w:rPr>
              <w:noProof/>
              <w:webHidden/>
            </w:rPr>
          </w:r>
          <w:r>
            <w:rPr>
              <w:noProof/>
              <w:webHidden/>
            </w:rPr>
            <w:fldChar w:fldCharType="separate"/>
          </w:r>
          <w:ins w:id="139" w:author="Johannes Breytenbach" w:date="2017-02-13T16:34:00Z">
            <w:r w:rsidR="00180F91">
              <w:rPr>
                <w:noProof/>
                <w:webHidden/>
              </w:rPr>
              <w:t>12</w:t>
            </w:r>
          </w:ins>
          <w:ins w:id="140" w:author="Johannes Breytenbach" w:date="2017-02-13T16:28:00Z">
            <w:r>
              <w:rPr>
                <w:noProof/>
                <w:webHidden/>
              </w:rPr>
              <w:fldChar w:fldCharType="end"/>
            </w:r>
            <w:r w:rsidRPr="00000370">
              <w:rPr>
                <w:rStyle w:val="Hyperlink"/>
                <w:noProof/>
              </w:rPr>
              <w:fldChar w:fldCharType="end"/>
            </w:r>
          </w:ins>
        </w:p>
        <w:p w14:paraId="2DAE3F43" w14:textId="2BC3113F" w:rsidR="000A278A" w:rsidRDefault="000A278A">
          <w:pPr>
            <w:pStyle w:val="TOC2"/>
            <w:tabs>
              <w:tab w:val="right" w:leader="dot" w:pos="9350"/>
            </w:tabs>
            <w:rPr>
              <w:ins w:id="141" w:author="Johannes Breytenbach" w:date="2017-02-13T16:28:00Z"/>
              <w:rFonts w:eastAsiaTheme="minorEastAsia"/>
              <w:noProof/>
            </w:rPr>
          </w:pPr>
          <w:ins w:id="14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"_Toc474766693"</w:instrText>
            </w:r>
            <w:r w:rsidRPr="00000370">
              <w:rPr>
                <w:rStyle w:val="Hyperlink"/>
                <w:noProof/>
              </w:rPr>
              <w:instrText xml:space="preserve"> </w:instrText>
            </w:r>
            <w:r w:rsidRPr="00000370">
              <w:rPr>
                <w:rStyle w:val="Hyperlink"/>
                <w:noProof/>
              </w:rPr>
              <w:fldChar w:fldCharType="separate"/>
            </w:r>
            <w:r w:rsidRPr="00000370">
              <w:rPr>
                <w:rStyle w:val="Hyperlink"/>
                <w:noProof/>
              </w:rPr>
              <w:t>The Auditor</w:t>
            </w:r>
            <w:r>
              <w:rPr>
                <w:noProof/>
                <w:webHidden/>
              </w:rPr>
              <w:tab/>
            </w:r>
            <w:r>
              <w:rPr>
                <w:noProof/>
                <w:webHidden/>
              </w:rPr>
              <w:fldChar w:fldCharType="begin"/>
            </w:r>
            <w:r>
              <w:rPr>
                <w:noProof/>
                <w:webHidden/>
              </w:rPr>
              <w:instrText xml:space="preserve"> PAGEREF _Toc474766693 \h </w:instrText>
            </w:r>
          </w:ins>
          <w:r>
            <w:rPr>
              <w:noProof/>
              <w:webHidden/>
            </w:rPr>
          </w:r>
          <w:r>
            <w:rPr>
              <w:noProof/>
              <w:webHidden/>
            </w:rPr>
            <w:fldChar w:fldCharType="separate"/>
          </w:r>
          <w:ins w:id="143" w:author="Johannes Breytenbach" w:date="2017-02-13T16:34:00Z">
            <w:r w:rsidR="00180F91">
              <w:rPr>
                <w:noProof/>
                <w:webHidden/>
              </w:rPr>
              <w:t>12</w:t>
            </w:r>
          </w:ins>
          <w:ins w:id="144" w:author="Johannes Breytenbach" w:date="2017-02-13T16:28:00Z">
            <w:r>
              <w:rPr>
                <w:noProof/>
                <w:webHidden/>
              </w:rPr>
              <w:fldChar w:fldCharType="end"/>
            </w:r>
            <w:r w:rsidRPr="00000370">
              <w:rPr>
                <w:rStyle w:val="Hyperlink"/>
                <w:noProof/>
              </w:rPr>
              <w:fldChar w:fldCharType="end"/>
            </w:r>
          </w:ins>
        </w:p>
        <w:p w14:paraId="10BDB32D" w14:textId="4E39B018" w:rsidR="000A278A" w:rsidRDefault="000A278A">
          <w:pPr>
            <w:pStyle w:val="TOC2"/>
            <w:tabs>
              <w:tab w:val="right" w:leader="dot" w:pos="9350"/>
            </w:tabs>
            <w:rPr>
              <w:ins w:id="145" w:author="Johannes Breytenbach" w:date="2017-02-13T16:28:00Z"/>
              <w:rFonts w:eastAsiaTheme="minorEastAsia"/>
              <w:noProof/>
            </w:rPr>
          </w:pPr>
          <w:ins w:id="14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"_Toc474766694"</w:instrText>
            </w:r>
            <w:r w:rsidRPr="00000370">
              <w:rPr>
                <w:rStyle w:val="Hyperlink"/>
                <w:noProof/>
              </w:rPr>
              <w:instrText xml:space="preserve"> </w:instrText>
            </w:r>
            <w:r w:rsidRPr="00000370">
              <w:rPr>
                <w:rStyle w:val="Hyperlink"/>
                <w:noProof/>
              </w:rPr>
              <w:fldChar w:fldCharType="separate"/>
            </w:r>
            <w:r w:rsidRPr="00000370">
              <w:rPr>
                <w:rStyle w:val="Hyperlink"/>
                <w:noProof/>
              </w:rPr>
              <w:t>Wealth Inheritance</w:t>
            </w:r>
            <w:r>
              <w:rPr>
                <w:noProof/>
                <w:webHidden/>
              </w:rPr>
              <w:tab/>
            </w:r>
            <w:r>
              <w:rPr>
                <w:noProof/>
                <w:webHidden/>
              </w:rPr>
              <w:fldChar w:fldCharType="begin"/>
            </w:r>
            <w:r>
              <w:rPr>
                <w:noProof/>
                <w:webHidden/>
              </w:rPr>
              <w:instrText xml:space="preserve"> PAGEREF _Toc474766694 \h </w:instrText>
            </w:r>
          </w:ins>
          <w:r>
            <w:rPr>
              <w:noProof/>
              <w:webHidden/>
            </w:rPr>
          </w:r>
          <w:r>
            <w:rPr>
              <w:noProof/>
              <w:webHidden/>
            </w:rPr>
            <w:fldChar w:fldCharType="separate"/>
          </w:r>
          <w:ins w:id="147" w:author="Johannes Breytenbach" w:date="2017-02-13T16:34:00Z">
            <w:r w:rsidR="00180F91">
              <w:rPr>
                <w:noProof/>
                <w:webHidden/>
              </w:rPr>
              <w:t>12</w:t>
            </w:r>
          </w:ins>
          <w:ins w:id="148" w:author="Johannes Breytenbach" w:date="2017-02-13T16:28:00Z">
            <w:r>
              <w:rPr>
                <w:noProof/>
                <w:webHidden/>
              </w:rPr>
              <w:fldChar w:fldCharType="end"/>
            </w:r>
            <w:r w:rsidRPr="00000370">
              <w:rPr>
                <w:rStyle w:val="Hyperlink"/>
                <w:noProof/>
              </w:rPr>
              <w:fldChar w:fldCharType="end"/>
            </w:r>
          </w:ins>
        </w:p>
        <w:p w14:paraId="588F83E9" w14:textId="33261AEA" w:rsidR="000A278A" w:rsidRDefault="000A278A">
          <w:pPr>
            <w:pStyle w:val="TOC2"/>
            <w:tabs>
              <w:tab w:val="right" w:leader="dot" w:pos="9350"/>
            </w:tabs>
            <w:rPr>
              <w:ins w:id="149" w:author="Johannes Breytenbach" w:date="2017-02-13T16:28:00Z"/>
              <w:rFonts w:eastAsiaTheme="minorEastAsia"/>
              <w:noProof/>
            </w:rPr>
          </w:pPr>
          <w:ins w:id="15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"_Toc474766695"</w:instrText>
            </w:r>
            <w:r w:rsidRPr="00000370">
              <w:rPr>
                <w:rStyle w:val="Hyperlink"/>
                <w:noProof/>
              </w:rPr>
              <w:instrText xml:space="preserve"> </w:instrText>
            </w:r>
            <w:r w:rsidRPr="00000370">
              <w:rPr>
                <w:rStyle w:val="Hyperlink"/>
                <w:noProof/>
              </w:rPr>
              <w:fldChar w:fldCharType="separate"/>
            </w:r>
            <w:r w:rsidRPr="00000370">
              <w:rPr>
                <w:rStyle w:val="Hyperlink"/>
                <w:noProof/>
              </w:rPr>
              <w:t>Escrow</w:t>
            </w:r>
            <w:r>
              <w:rPr>
                <w:noProof/>
                <w:webHidden/>
              </w:rPr>
              <w:tab/>
            </w:r>
            <w:r>
              <w:rPr>
                <w:noProof/>
                <w:webHidden/>
              </w:rPr>
              <w:fldChar w:fldCharType="begin"/>
            </w:r>
            <w:r>
              <w:rPr>
                <w:noProof/>
                <w:webHidden/>
              </w:rPr>
              <w:instrText xml:space="preserve"> PAGEREF _Toc474766695 \h </w:instrText>
            </w:r>
          </w:ins>
          <w:r>
            <w:rPr>
              <w:noProof/>
              <w:webHidden/>
            </w:rPr>
          </w:r>
          <w:r>
            <w:rPr>
              <w:noProof/>
              <w:webHidden/>
            </w:rPr>
            <w:fldChar w:fldCharType="separate"/>
          </w:r>
          <w:ins w:id="151" w:author="Johannes Breytenbach" w:date="2017-02-13T16:34:00Z">
            <w:r w:rsidR="00180F91">
              <w:rPr>
                <w:noProof/>
                <w:webHidden/>
              </w:rPr>
              <w:t>12</w:t>
            </w:r>
          </w:ins>
          <w:ins w:id="152" w:author="Johannes Breytenbach" w:date="2017-02-13T16:28:00Z">
            <w:r>
              <w:rPr>
                <w:noProof/>
                <w:webHidden/>
              </w:rPr>
              <w:fldChar w:fldCharType="end"/>
            </w:r>
            <w:r w:rsidRPr="00000370">
              <w:rPr>
                <w:rStyle w:val="Hyperlink"/>
                <w:noProof/>
              </w:rPr>
              <w:fldChar w:fldCharType="end"/>
            </w:r>
          </w:ins>
        </w:p>
        <w:p w14:paraId="14C47530" w14:textId="48C9BE5D" w:rsidR="000A278A" w:rsidRDefault="000A278A">
          <w:pPr>
            <w:pStyle w:val="TOC2"/>
            <w:tabs>
              <w:tab w:val="right" w:leader="dot" w:pos="9350"/>
            </w:tabs>
            <w:rPr>
              <w:ins w:id="153" w:author="Johannes Breytenbach" w:date="2017-02-13T16:28:00Z"/>
              <w:rFonts w:eastAsiaTheme="minorEastAsia"/>
              <w:noProof/>
            </w:rPr>
          </w:pPr>
          <w:ins w:id="154" w:author="Johannes Breytenbach" w:date="2017-02-13T16:28:00Z">
            <w:r w:rsidRPr="00000370">
              <w:rPr>
                <w:rStyle w:val="Hyperlink"/>
                <w:noProof/>
              </w:rPr>
              <w:lastRenderedPageBreak/>
              <w:fldChar w:fldCharType="begin"/>
            </w:r>
            <w:r w:rsidRPr="00000370">
              <w:rPr>
                <w:rStyle w:val="Hyperlink"/>
                <w:noProof/>
              </w:rPr>
              <w:instrText xml:space="preserve"> </w:instrText>
            </w:r>
            <w:r>
              <w:rPr>
                <w:noProof/>
              </w:rPr>
              <w:instrText>HYPERLINK \l "_Toc474766696"</w:instrText>
            </w:r>
            <w:r w:rsidRPr="00000370">
              <w:rPr>
                <w:rStyle w:val="Hyperlink"/>
                <w:noProof/>
              </w:rPr>
              <w:instrText xml:space="preserve"> </w:instrText>
            </w:r>
            <w:r w:rsidRPr="00000370">
              <w:rPr>
                <w:rStyle w:val="Hyperlink"/>
                <w:noProof/>
              </w:rPr>
              <w:fldChar w:fldCharType="separate"/>
            </w:r>
            <w:r w:rsidRPr="00000370">
              <w:rPr>
                <w:rStyle w:val="Hyperlink"/>
                <w:noProof/>
              </w:rPr>
              <w:t>Crowdfunding</w:t>
            </w:r>
            <w:r>
              <w:rPr>
                <w:noProof/>
                <w:webHidden/>
              </w:rPr>
              <w:tab/>
            </w:r>
            <w:r>
              <w:rPr>
                <w:noProof/>
                <w:webHidden/>
              </w:rPr>
              <w:fldChar w:fldCharType="begin"/>
            </w:r>
            <w:r>
              <w:rPr>
                <w:noProof/>
                <w:webHidden/>
              </w:rPr>
              <w:instrText xml:space="preserve"> PAGEREF _Toc474766696 \h </w:instrText>
            </w:r>
          </w:ins>
          <w:r>
            <w:rPr>
              <w:noProof/>
              <w:webHidden/>
            </w:rPr>
          </w:r>
          <w:r>
            <w:rPr>
              <w:noProof/>
              <w:webHidden/>
            </w:rPr>
            <w:fldChar w:fldCharType="separate"/>
          </w:r>
          <w:ins w:id="155" w:author="Johannes Breytenbach" w:date="2017-02-13T16:34:00Z">
            <w:r w:rsidR="00180F91">
              <w:rPr>
                <w:noProof/>
                <w:webHidden/>
              </w:rPr>
              <w:t>12</w:t>
            </w:r>
          </w:ins>
          <w:ins w:id="156" w:author="Johannes Breytenbach" w:date="2017-02-13T16:28:00Z">
            <w:r>
              <w:rPr>
                <w:noProof/>
                <w:webHidden/>
              </w:rPr>
              <w:fldChar w:fldCharType="end"/>
            </w:r>
            <w:r w:rsidRPr="00000370">
              <w:rPr>
                <w:rStyle w:val="Hyperlink"/>
                <w:noProof/>
              </w:rPr>
              <w:fldChar w:fldCharType="end"/>
            </w:r>
          </w:ins>
        </w:p>
        <w:p w14:paraId="4FD0695C" w14:textId="4A8C9A54" w:rsidR="000A278A" w:rsidRDefault="000A278A">
          <w:pPr>
            <w:pStyle w:val="TOC2"/>
            <w:tabs>
              <w:tab w:val="right" w:leader="dot" w:pos="9350"/>
            </w:tabs>
            <w:rPr>
              <w:ins w:id="157" w:author="Johannes Breytenbach" w:date="2017-02-13T16:28:00Z"/>
              <w:rFonts w:eastAsiaTheme="minorEastAsia"/>
              <w:noProof/>
            </w:rPr>
          </w:pPr>
          <w:ins w:id="15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"_Toc474766697"</w:instrText>
            </w:r>
            <w:r w:rsidRPr="00000370">
              <w:rPr>
                <w:rStyle w:val="Hyperlink"/>
                <w:noProof/>
              </w:rPr>
              <w:instrText xml:space="preserve"> </w:instrText>
            </w:r>
            <w:r w:rsidRPr="00000370">
              <w:rPr>
                <w:rStyle w:val="Hyperlink"/>
                <w:noProof/>
              </w:rPr>
              <w:fldChar w:fldCharType="separate"/>
            </w:r>
            <w:r w:rsidRPr="00000370">
              <w:rPr>
                <w:rStyle w:val="Hyperlink"/>
                <w:noProof/>
              </w:rPr>
              <w:t>Gold Backed Cryptocurrency Developments</w:t>
            </w:r>
            <w:r>
              <w:rPr>
                <w:noProof/>
                <w:webHidden/>
              </w:rPr>
              <w:tab/>
            </w:r>
            <w:r>
              <w:rPr>
                <w:noProof/>
                <w:webHidden/>
              </w:rPr>
              <w:fldChar w:fldCharType="begin"/>
            </w:r>
            <w:r>
              <w:rPr>
                <w:noProof/>
                <w:webHidden/>
              </w:rPr>
              <w:instrText xml:space="preserve"> PAGEREF _Toc474766697 \h </w:instrText>
            </w:r>
          </w:ins>
          <w:r>
            <w:rPr>
              <w:noProof/>
              <w:webHidden/>
            </w:rPr>
          </w:r>
          <w:r>
            <w:rPr>
              <w:noProof/>
              <w:webHidden/>
            </w:rPr>
            <w:fldChar w:fldCharType="separate"/>
          </w:r>
          <w:ins w:id="159" w:author="Johannes Breytenbach" w:date="2017-02-13T16:34:00Z">
            <w:r w:rsidR="00180F91">
              <w:rPr>
                <w:noProof/>
                <w:webHidden/>
              </w:rPr>
              <w:t>12</w:t>
            </w:r>
          </w:ins>
          <w:ins w:id="160" w:author="Johannes Breytenbach" w:date="2017-02-13T16:28:00Z">
            <w:r>
              <w:rPr>
                <w:noProof/>
                <w:webHidden/>
              </w:rPr>
              <w:fldChar w:fldCharType="end"/>
            </w:r>
            <w:r w:rsidRPr="00000370">
              <w:rPr>
                <w:rStyle w:val="Hyperlink"/>
                <w:noProof/>
              </w:rPr>
              <w:fldChar w:fldCharType="end"/>
            </w:r>
          </w:ins>
        </w:p>
        <w:p w14:paraId="0966CDBC" w14:textId="744EA2E7" w:rsidR="000A278A" w:rsidRDefault="000A278A">
          <w:pPr>
            <w:pStyle w:val="TOC2"/>
            <w:tabs>
              <w:tab w:val="right" w:leader="dot" w:pos="9350"/>
            </w:tabs>
            <w:rPr>
              <w:ins w:id="161" w:author="Johannes Breytenbach" w:date="2017-02-13T16:28:00Z"/>
              <w:rFonts w:eastAsiaTheme="minorEastAsia"/>
              <w:noProof/>
            </w:rPr>
          </w:pPr>
          <w:ins w:id="162"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"_Toc474766698"</w:instrText>
            </w:r>
            <w:r w:rsidRPr="00000370">
              <w:rPr>
                <w:rStyle w:val="Hyperlink"/>
                <w:noProof/>
              </w:rPr>
              <w:instrText xml:space="preserve"> </w:instrText>
            </w:r>
            <w:r w:rsidRPr="00000370">
              <w:rPr>
                <w:rStyle w:val="Hyperlink"/>
                <w:noProof/>
              </w:rPr>
              <w:fldChar w:fldCharType="separate"/>
            </w:r>
            <w:r w:rsidRPr="00000370">
              <w:rPr>
                <w:rStyle w:val="Hyperlink"/>
                <w:noProof/>
              </w:rPr>
              <w:t>Crypto Exchanges and Wealth Management Dapps</w:t>
            </w:r>
            <w:r>
              <w:rPr>
                <w:noProof/>
                <w:webHidden/>
              </w:rPr>
              <w:tab/>
            </w:r>
            <w:r>
              <w:rPr>
                <w:noProof/>
                <w:webHidden/>
              </w:rPr>
              <w:fldChar w:fldCharType="begin"/>
            </w:r>
            <w:r>
              <w:rPr>
                <w:noProof/>
                <w:webHidden/>
              </w:rPr>
              <w:instrText xml:space="preserve"> PAGEREF _Toc474766698 \h </w:instrText>
            </w:r>
          </w:ins>
          <w:r>
            <w:rPr>
              <w:noProof/>
              <w:webHidden/>
            </w:rPr>
          </w:r>
          <w:r>
            <w:rPr>
              <w:noProof/>
              <w:webHidden/>
            </w:rPr>
            <w:fldChar w:fldCharType="separate"/>
          </w:r>
          <w:ins w:id="163" w:author="Johannes Breytenbach" w:date="2017-02-13T16:34:00Z">
            <w:r w:rsidR="00180F91">
              <w:rPr>
                <w:noProof/>
                <w:webHidden/>
              </w:rPr>
              <w:t>12</w:t>
            </w:r>
          </w:ins>
          <w:ins w:id="164" w:author="Johannes Breytenbach" w:date="2017-02-13T16:28:00Z">
            <w:r>
              <w:rPr>
                <w:noProof/>
                <w:webHidden/>
              </w:rPr>
              <w:fldChar w:fldCharType="end"/>
            </w:r>
            <w:r w:rsidRPr="00000370">
              <w:rPr>
                <w:rStyle w:val="Hyperlink"/>
                <w:noProof/>
              </w:rPr>
              <w:fldChar w:fldCharType="end"/>
            </w:r>
          </w:ins>
        </w:p>
        <w:p w14:paraId="47EF5A92" w14:textId="48B35FD2" w:rsidR="000A278A" w:rsidRDefault="000A278A">
          <w:pPr>
            <w:pStyle w:val="TOC2"/>
            <w:tabs>
              <w:tab w:val="right" w:leader="dot" w:pos="9350"/>
            </w:tabs>
            <w:rPr>
              <w:ins w:id="165" w:author="Johannes Breytenbach" w:date="2017-02-13T16:28:00Z"/>
              <w:rFonts w:eastAsiaTheme="minorEastAsia"/>
              <w:noProof/>
            </w:rPr>
          </w:pPr>
          <w:ins w:id="166"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"_Toc474766699"</w:instrText>
            </w:r>
            <w:r w:rsidRPr="00000370">
              <w:rPr>
                <w:rStyle w:val="Hyperlink"/>
                <w:noProof/>
              </w:rPr>
              <w:instrText xml:space="preserve"> </w:instrText>
            </w:r>
            <w:r w:rsidRPr="00000370">
              <w:rPr>
                <w:rStyle w:val="Hyperlink"/>
                <w:noProof/>
              </w:rPr>
              <w:fldChar w:fldCharType="separate"/>
            </w:r>
            <w:r w:rsidRPr="00000370">
              <w:rPr>
                <w:rStyle w:val="Hyperlink"/>
                <w:noProof/>
              </w:rPr>
              <w:t>Collateral services</w:t>
            </w:r>
            <w:r>
              <w:rPr>
                <w:noProof/>
                <w:webHidden/>
              </w:rPr>
              <w:tab/>
            </w:r>
            <w:r>
              <w:rPr>
                <w:noProof/>
                <w:webHidden/>
              </w:rPr>
              <w:fldChar w:fldCharType="begin"/>
            </w:r>
            <w:r>
              <w:rPr>
                <w:noProof/>
                <w:webHidden/>
              </w:rPr>
              <w:instrText xml:space="preserve"> PAGEREF _Toc474766699 \h </w:instrText>
            </w:r>
          </w:ins>
          <w:r>
            <w:rPr>
              <w:noProof/>
              <w:webHidden/>
            </w:rPr>
          </w:r>
          <w:r>
            <w:rPr>
              <w:noProof/>
              <w:webHidden/>
            </w:rPr>
            <w:fldChar w:fldCharType="separate"/>
          </w:r>
          <w:ins w:id="167" w:author="Johannes Breytenbach" w:date="2017-02-13T16:34:00Z">
            <w:r w:rsidR="00180F91">
              <w:rPr>
                <w:noProof/>
                <w:webHidden/>
              </w:rPr>
              <w:t>12</w:t>
            </w:r>
          </w:ins>
          <w:ins w:id="168" w:author="Johannes Breytenbach" w:date="2017-02-13T16:28:00Z">
            <w:r>
              <w:rPr>
                <w:noProof/>
                <w:webHidden/>
              </w:rPr>
              <w:fldChar w:fldCharType="end"/>
            </w:r>
            <w:r w:rsidRPr="00000370">
              <w:rPr>
                <w:rStyle w:val="Hyperlink"/>
                <w:noProof/>
              </w:rPr>
              <w:fldChar w:fldCharType="end"/>
            </w:r>
          </w:ins>
        </w:p>
        <w:p w14:paraId="4472727F" w14:textId="72167BBC" w:rsidR="000A278A" w:rsidRDefault="000A278A">
          <w:pPr>
            <w:pStyle w:val="TOC1"/>
            <w:tabs>
              <w:tab w:val="right" w:leader="dot" w:pos="9350"/>
            </w:tabs>
            <w:rPr>
              <w:ins w:id="169" w:author="Johannes Breytenbach" w:date="2017-02-13T16:28:00Z"/>
              <w:rFonts w:eastAsiaTheme="minorEastAsia"/>
              <w:noProof/>
            </w:rPr>
          </w:pPr>
          <w:ins w:id="170"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"_Toc474766700"</w:instrText>
            </w:r>
            <w:r w:rsidRPr="00000370">
              <w:rPr>
                <w:rStyle w:val="Hyperlink"/>
                <w:noProof/>
              </w:rPr>
              <w:instrText xml:space="preserve"> </w:instrText>
            </w:r>
            <w:r w:rsidRPr="00000370">
              <w:rPr>
                <w:rStyle w:val="Hyperlink"/>
                <w:noProof/>
              </w:rPr>
              <w:fldChar w:fldCharType="separate"/>
            </w:r>
            <w:r w:rsidRPr="00000370">
              <w:rPr>
                <w:rStyle w:val="Hyperlink"/>
                <w:noProof/>
              </w:rPr>
              <w:t>Conclusion</w:t>
            </w:r>
            <w:r>
              <w:rPr>
                <w:noProof/>
                <w:webHidden/>
              </w:rPr>
              <w:tab/>
            </w:r>
            <w:r>
              <w:rPr>
                <w:noProof/>
                <w:webHidden/>
              </w:rPr>
              <w:fldChar w:fldCharType="begin"/>
            </w:r>
            <w:r>
              <w:rPr>
                <w:noProof/>
                <w:webHidden/>
              </w:rPr>
              <w:instrText xml:space="preserve"> PAGEREF _Toc474766700 \h </w:instrText>
            </w:r>
          </w:ins>
          <w:r>
            <w:rPr>
              <w:noProof/>
              <w:webHidden/>
            </w:rPr>
          </w:r>
          <w:r>
            <w:rPr>
              <w:noProof/>
              <w:webHidden/>
            </w:rPr>
            <w:fldChar w:fldCharType="separate"/>
          </w:r>
          <w:ins w:id="171" w:author="Johannes Breytenbach" w:date="2017-02-13T16:34:00Z">
            <w:r w:rsidR="00180F91">
              <w:rPr>
                <w:noProof/>
                <w:webHidden/>
              </w:rPr>
              <w:t>12</w:t>
            </w:r>
          </w:ins>
          <w:ins w:id="172" w:author="Johannes Breytenbach" w:date="2017-02-13T16:28:00Z">
            <w:r>
              <w:rPr>
                <w:noProof/>
                <w:webHidden/>
              </w:rPr>
              <w:fldChar w:fldCharType="end"/>
            </w:r>
            <w:r w:rsidRPr="00000370">
              <w:rPr>
                <w:rStyle w:val="Hyperlink"/>
                <w:noProof/>
              </w:rPr>
              <w:fldChar w:fldCharType="end"/>
            </w:r>
          </w:ins>
        </w:p>
        <w:p w14:paraId="759F5BB5" w14:textId="04A2CB64" w:rsidR="000A278A" w:rsidRDefault="000A278A">
          <w:pPr>
            <w:pStyle w:val="TOC1"/>
            <w:tabs>
              <w:tab w:val="right" w:leader="dot" w:pos="9350"/>
            </w:tabs>
            <w:rPr>
              <w:ins w:id="173" w:author="Johannes Breytenbach" w:date="2017-02-13T16:28:00Z"/>
              <w:rFonts w:eastAsiaTheme="minorEastAsia"/>
              <w:noProof/>
            </w:rPr>
          </w:pPr>
          <w:ins w:id="174"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"_Toc474766701"</w:instrText>
            </w:r>
            <w:r w:rsidRPr="00000370">
              <w:rPr>
                <w:rStyle w:val="Hyperlink"/>
                <w:noProof/>
              </w:rPr>
              <w:instrText xml:space="preserve"> </w:instrText>
            </w:r>
            <w:r w:rsidRPr="00000370">
              <w:rPr>
                <w:rStyle w:val="Hyperlink"/>
                <w:noProof/>
              </w:rPr>
              <w:fldChar w:fldCharType="separate"/>
            </w:r>
            <w:r w:rsidRPr="00000370">
              <w:rPr>
                <w:rStyle w:val="Hyperlink"/>
                <w:noProof/>
              </w:rPr>
              <w:t>Appendix</w:t>
            </w:r>
            <w:r>
              <w:rPr>
                <w:noProof/>
                <w:webHidden/>
              </w:rPr>
              <w:tab/>
            </w:r>
            <w:r>
              <w:rPr>
                <w:noProof/>
                <w:webHidden/>
              </w:rPr>
              <w:fldChar w:fldCharType="begin"/>
            </w:r>
            <w:r>
              <w:rPr>
                <w:noProof/>
                <w:webHidden/>
              </w:rPr>
              <w:instrText xml:space="preserve"> PAGEREF _Toc474766701 \h </w:instrText>
            </w:r>
          </w:ins>
          <w:r>
            <w:rPr>
              <w:noProof/>
              <w:webHidden/>
            </w:rPr>
          </w:r>
          <w:r>
            <w:rPr>
              <w:noProof/>
              <w:webHidden/>
            </w:rPr>
            <w:fldChar w:fldCharType="separate"/>
          </w:r>
          <w:ins w:id="175" w:author="Johannes Breytenbach" w:date="2017-02-13T16:34:00Z">
            <w:r w:rsidR="00180F91">
              <w:rPr>
                <w:noProof/>
                <w:webHidden/>
              </w:rPr>
              <w:t>14</w:t>
            </w:r>
          </w:ins>
          <w:ins w:id="176" w:author="Johannes Breytenbach" w:date="2017-02-13T16:28:00Z">
            <w:r>
              <w:rPr>
                <w:noProof/>
                <w:webHidden/>
              </w:rPr>
              <w:fldChar w:fldCharType="end"/>
            </w:r>
            <w:r w:rsidRPr="00000370">
              <w:rPr>
                <w:rStyle w:val="Hyperlink"/>
                <w:noProof/>
              </w:rPr>
              <w:fldChar w:fldCharType="end"/>
            </w:r>
          </w:ins>
        </w:p>
        <w:p w14:paraId="7D8E2C55" w14:textId="56F35CE1" w:rsidR="000A278A" w:rsidRDefault="000A278A">
          <w:pPr>
            <w:pStyle w:val="TOC2"/>
            <w:tabs>
              <w:tab w:val="right" w:leader="dot" w:pos="9350"/>
            </w:tabs>
            <w:rPr>
              <w:ins w:id="177" w:author="Johannes Breytenbach" w:date="2017-02-13T16:28:00Z"/>
              <w:rFonts w:eastAsiaTheme="minorEastAsia"/>
              <w:noProof/>
            </w:rPr>
          </w:pPr>
          <w:ins w:id="178" w:author="Johannes Breytenbach" w:date="2017-02-13T16:28:00Z">
            <w:r w:rsidRPr="00000370">
              <w:rPr>
                <w:rStyle w:val="Hyperlink"/>
                <w:noProof/>
              </w:rPr>
              <w:fldChar w:fldCharType="begin"/>
            </w:r>
            <w:r w:rsidRPr="00000370">
              <w:rPr>
                <w:rStyle w:val="Hyperlink"/>
                <w:noProof/>
              </w:rPr>
              <w:instrText xml:space="preserve"> </w:instrText>
            </w:r>
            <w:r>
              <w:rPr>
                <w:noProof/>
              </w:rPr>
              <w:instrText>HYPERLINK \l "_Toc474766702"</w:instrText>
            </w:r>
            <w:r w:rsidRPr="00000370">
              <w:rPr>
                <w:rStyle w:val="Hyperlink"/>
                <w:noProof/>
              </w:rPr>
              <w:instrText xml:space="preserve"> </w:instrText>
            </w:r>
            <w:r w:rsidRPr="00000370">
              <w:rPr>
                <w:rStyle w:val="Hyperlink"/>
                <w:noProof/>
              </w:rPr>
              <w:fldChar w:fldCharType="separate"/>
            </w:r>
            <w:r w:rsidRPr="00000370">
              <w:rPr>
                <w:rStyle w:val="Hyperlink"/>
                <w:noProof/>
              </w:rPr>
              <w:t>IPFS</w:t>
            </w:r>
            <w:r>
              <w:rPr>
                <w:noProof/>
                <w:webHidden/>
              </w:rPr>
              <w:tab/>
            </w:r>
            <w:r>
              <w:rPr>
                <w:noProof/>
                <w:webHidden/>
              </w:rPr>
              <w:fldChar w:fldCharType="begin"/>
            </w:r>
            <w:r>
              <w:rPr>
                <w:noProof/>
                <w:webHidden/>
              </w:rPr>
              <w:instrText xml:space="preserve"> PAGEREF _Toc474766702 \h </w:instrText>
            </w:r>
          </w:ins>
          <w:r>
            <w:rPr>
              <w:noProof/>
              <w:webHidden/>
            </w:rPr>
          </w:r>
          <w:r>
            <w:rPr>
              <w:noProof/>
              <w:webHidden/>
            </w:rPr>
            <w:fldChar w:fldCharType="separate"/>
          </w:r>
          <w:ins w:id="179" w:author="Johannes Breytenbach" w:date="2017-02-13T16:34:00Z">
            <w:r w:rsidR="00180F91">
              <w:rPr>
                <w:noProof/>
                <w:webHidden/>
              </w:rPr>
              <w:t>14</w:t>
            </w:r>
          </w:ins>
          <w:ins w:id="180" w:author="Johannes Breytenbach" w:date="2017-02-13T16:28:00Z">
            <w:r>
              <w:rPr>
                <w:noProof/>
                <w:webHidden/>
              </w:rPr>
              <w:fldChar w:fldCharType="end"/>
            </w:r>
            <w:r w:rsidRPr="00000370">
              <w:rPr>
                <w:rStyle w:val="Hyperlink"/>
                <w:noProof/>
              </w:rPr>
              <w:fldChar w:fldCharType="end"/>
            </w:r>
          </w:ins>
        </w:p>
        <w:p w14:paraId="2B677AE2" w14:textId="7BFB0B13" w:rsidR="0086655E" w:rsidDel="009F36F3" w:rsidRDefault="00A77404">
          <w:pPr>
            <w:pStyle w:val="TOC1"/>
            <w:tabs>
              <w:tab w:val="right" w:leader="dot" w:pos="9350"/>
            </w:tabs>
            <w:rPr>
              <w:del w:id="181" w:author="Johannes Breytenbach" w:date="2017-01-07T12:16:00Z"/>
              <w:noProof/>
            </w:rPr>
          </w:pPr>
          <w:ins w:id="182" w:author="TerryA" w:date="2017-01-11T09:25:00Z">
            <w:del w:id="183" w:author="Johannes Breytenbach" w:date="2017-01-13T09:35:00Z">
              <w:r w:rsidDel="00DA6E41">
                <w:rPr>
                  <w:rStyle w:val="Hyperlink"/>
                  <w:noProof/>
                </w:rPr>
                <w:delText xml:space="preserve">        </w:delText>
              </w:r>
            </w:del>
          </w:ins>
          <w:del w:id="184" w:author="Johannes Breytenbach" w:date="2017-01-07T12:16:00Z">
            <w:r w:rsidR="0086655E" w:rsidRPr="009F36F3" w:rsidDel="009F36F3">
              <w:rPr>
                <w:rStyle w:val="Hyperlink"/>
                <w:noProof/>
              </w:rPr>
              <w:delText>Overview</w:delText>
            </w:r>
            <w:r w:rsidR="0086655E" w:rsidDel="009F36F3">
              <w:rPr>
                <w:noProof/>
                <w:webHidden/>
              </w:rPr>
              <w:tab/>
            </w:r>
          </w:del>
          <w:del w:id="185" w:author="Johannes Breytenbach" w:date="2017-01-07T12:15:00Z">
            <w:r w:rsidR="0086655E" w:rsidDel="00957A1D">
              <w:rPr>
                <w:noProof/>
                <w:webHidden/>
              </w:rPr>
              <w:delText>3</w:delText>
            </w:r>
          </w:del>
        </w:p>
        <w:p w14:paraId="3BE1F676" w14:textId="77777777" w:rsidR="0086655E" w:rsidDel="009F36F3" w:rsidRDefault="0086655E">
          <w:pPr>
            <w:pStyle w:val="TOC1"/>
            <w:tabs>
              <w:tab w:val="right" w:leader="dot" w:pos="9350"/>
            </w:tabs>
            <w:rPr>
              <w:del w:id="186" w:author="Johannes Breytenbach" w:date="2017-01-07T12:16:00Z"/>
              <w:noProof/>
            </w:rPr>
          </w:pPr>
          <w:del w:id="187" w:author="Johannes Breytenbach" w:date="2017-01-07T12:16:00Z">
            <w:r w:rsidRPr="009F36F3" w:rsidDel="009F36F3">
              <w:rPr>
                <w:rStyle w:val="Hyperlink"/>
                <w:noProof/>
              </w:rPr>
              <w:delText>Technical Overview – Issue EACH OZcoin</w:delText>
            </w:r>
            <w:r w:rsidDel="009F36F3">
              <w:rPr>
                <w:noProof/>
                <w:webHidden/>
              </w:rPr>
              <w:tab/>
            </w:r>
          </w:del>
          <w:del w:id="188" w:author="Johannes Breytenbach" w:date="2017-01-07T12:15:00Z">
            <w:r w:rsidDel="00957A1D">
              <w:rPr>
                <w:noProof/>
                <w:webHidden/>
              </w:rPr>
              <w:delText>3</w:delText>
            </w:r>
          </w:del>
        </w:p>
        <w:p w14:paraId="66B8D5D8" w14:textId="77777777" w:rsidR="0086655E" w:rsidDel="009F36F3" w:rsidRDefault="0086655E">
          <w:pPr>
            <w:pStyle w:val="TOC1"/>
            <w:tabs>
              <w:tab w:val="right" w:leader="dot" w:pos="9350"/>
            </w:tabs>
            <w:rPr>
              <w:del w:id="189" w:author="Johannes Breytenbach" w:date="2017-01-07T12:16:00Z"/>
              <w:noProof/>
            </w:rPr>
          </w:pPr>
          <w:del w:id="190" w:author="Johannes Breytenbach" w:date="2017-01-07T12:16:00Z">
            <w:r w:rsidRPr="009F36F3" w:rsidDel="009F36F3">
              <w:rPr>
                <w:rStyle w:val="Hyperlink"/>
                <w:noProof/>
              </w:rPr>
              <w:delText>Key Products</w:delText>
            </w:r>
            <w:r w:rsidDel="009F36F3">
              <w:rPr>
                <w:noProof/>
                <w:webHidden/>
              </w:rPr>
              <w:tab/>
            </w:r>
          </w:del>
          <w:del w:id="191" w:author="Johannes Breytenbach" w:date="2017-01-07T12:15:00Z">
            <w:r w:rsidDel="00957A1D">
              <w:rPr>
                <w:noProof/>
                <w:webHidden/>
              </w:rPr>
              <w:delText>3</w:delText>
            </w:r>
          </w:del>
        </w:p>
        <w:p w14:paraId="5BF0BC86" w14:textId="77777777" w:rsidR="0086655E" w:rsidDel="009F36F3" w:rsidRDefault="0086655E">
          <w:pPr>
            <w:pStyle w:val="TOC2"/>
            <w:tabs>
              <w:tab w:val="right" w:leader="dot" w:pos="9350"/>
            </w:tabs>
            <w:rPr>
              <w:del w:id="192" w:author="Johannes Breytenbach" w:date="2017-01-07T12:16:00Z"/>
              <w:noProof/>
            </w:rPr>
          </w:pPr>
          <w:del w:id="193" w:author="Johannes Breytenbach" w:date="2017-01-07T12:16:00Z">
            <w:r w:rsidRPr="009F36F3" w:rsidDel="009F36F3">
              <w:rPr>
                <w:rStyle w:val="Hyperlink"/>
                <w:noProof/>
              </w:rPr>
              <w:delText>1. The OZcoin Portal</w:delText>
            </w:r>
            <w:r w:rsidDel="009F36F3">
              <w:rPr>
                <w:noProof/>
                <w:webHidden/>
              </w:rPr>
              <w:tab/>
            </w:r>
          </w:del>
          <w:del w:id="194" w:author="Johannes Breytenbach" w:date="2017-01-07T12:15:00Z">
            <w:r w:rsidDel="00957A1D">
              <w:rPr>
                <w:noProof/>
                <w:webHidden/>
              </w:rPr>
              <w:delText>4</w:delText>
            </w:r>
          </w:del>
        </w:p>
        <w:p w14:paraId="3D7D4097" w14:textId="77777777" w:rsidR="0086655E" w:rsidDel="009F36F3" w:rsidRDefault="0086655E">
          <w:pPr>
            <w:pStyle w:val="TOC2"/>
            <w:tabs>
              <w:tab w:val="right" w:leader="dot" w:pos="9350"/>
            </w:tabs>
            <w:rPr>
              <w:del w:id="195" w:author="Johannes Breytenbach" w:date="2017-01-07T12:16:00Z"/>
              <w:noProof/>
            </w:rPr>
          </w:pPr>
          <w:del w:id="196" w:author="Johannes Breytenbach" w:date="2017-01-07T12:16:00Z">
            <w:r w:rsidRPr="009F36F3" w:rsidDel="009F36F3">
              <w:rPr>
                <w:rStyle w:val="Hyperlink"/>
                <w:noProof/>
              </w:rPr>
              <w:delText>2. Asset Backed OZcoin Tokens (OZcoin)</w:delText>
            </w:r>
            <w:r w:rsidDel="009F36F3">
              <w:rPr>
                <w:noProof/>
                <w:webHidden/>
              </w:rPr>
              <w:tab/>
            </w:r>
          </w:del>
          <w:del w:id="197" w:author="Johannes Breytenbach" w:date="2017-01-07T12:15:00Z">
            <w:r w:rsidDel="00957A1D">
              <w:rPr>
                <w:noProof/>
                <w:webHidden/>
              </w:rPr>
              <w:delText>4</w:delText>
            </w:r>
          </w:del>
        </w:p>
        <w:p w14:paraId="0923A784" w14:textId="77777777" w:rsidR="0086655E" w:rsidDel="009F36F3" w:rsidRDefault="0086655E">
          <w:pPr>
            <w:pStyle w:val="TOC1"/>
            <w:tabs>
              <w:tab w:val="right" w:leader="dot" w:pos="9350"/>
            </w:tabs>
            <w:rPr>
              <w:del w:id="198" w:author="Johannes Breytenbach" w:date="2017-01-07T12:16:00Z"/>
              <w:noProof/>
            </w:rPr>
          </w:pPr>
          <w:del w:id="199" w:author="Johannes Breytenbach" w:date="2017-01-07T12:16:00Z">
            <w:r w:rsidRPr="009F36F3" w:rsidDel="009F36F3">
              <w:rPr>
                <w:rStyle w:val="Hyperlink"/>
                <w:noProof/>
              </w:rPr>
              <w:delText>Key Processes</w:delText>
            </w:r>
            <w:r w:rsidDel="009F36F3">
              <w:rPr>
                <w:noProof/>
                <w:webHidden/>
              </w:rPr>
              <w:tab/>
            </w:r>
          </w:del>
          <w:del w:id="200" w:author="Johannes Breytenbach" w:date="2017-01-07T12:15:00Z">
            <w:r w:rsidDel="00957A1D">
              <w:rPr>
                <w:noProof/>
                <w:webHidden/>
              </w:rPr>
              <w:delText>4</w:delText>
            </w:r>
          </w:del>
        </w:p>
        <w:p w14:paraId="37DE3172" w14:textId="77777777" w:rsidR="0086655E" w:rsidDel="009F36F3" w:rsidRDefault="0086655E">
          <w:pPr>
            <w:pStyle w:val="TOC2"/>
            <w:tabs>
              <w:tab w:val="right" w:leader="dot" w:pos="9350"/>
            </w:tabs>
            <w:rPr>
              <w:del w:id="201" w:author="Johannes Breytenbach" w:date="2017-01-07T12:16:00Z"/>
              <w:noProof/>
            </w:rPr>
          </w:pPr>
          <w:del w:id="202" w:author="Johannes Breytenbach" w:date="2017-01-07T12:16:00Z">
            <w:r w:rsidRPr="009F36F3" w:rsidDel="009F36F3">
              <w:rPr>
                <w:rStyle w:val="Hyperlink"/>
                <w:noProof/>
              </w:rPr>
              <w:delText>1. Proof of Asset Verification</w:delText>
            </w:r>
            <w:r w:rsidDel="009F36F3">
              <w:rPr>
                <w:noProof/>
                <w:webHidden/>
              </w:rPr>
              <w:tab/>
            </w:r>
            <w:r w:rsidR="00957A1D" w:rsidDel="009F36F3">
              <w:rPr>
                <w:noProof/>
                <w:webHidden/>
              </w:rPr>
              <w:delText>5</w:delText>
            </w:r>
          </w:del>
        </w:p>
        <w:p w14:paraId="621BA89F" w14:textId="77777777" w:rsidR="0086655E" w:rsidDel="009F36F3" w:rsidRDefault="0086655E">
          <w:pPr>
            <w:pStyle w:val="TOC3"/>
            <w:tabs>
              <w:tab w:val="right" w:leader="dot" w:pos="9350"/>
            </w:tabs>
            <w:rPr>
              <w:del w:id="203" w:author="Johannes Breytenbach" w:date="2017-01-07T12:16:00Z"/>
              <w:noProof/>
            </w:rPr>
          </w:pPr>
          <w:del w:id="204" w:author="Johannes Breytenbach" w:date="2017-01-07T12:16:00Z">
            <w:r w:rsidRPr="009F36F3" w:rsidDel="009F36F3">
              <w:rPr>
                <w:rStyle w:val="Hyperlink"/>
                <w:noProof/>
              </w:rPr>
              <w:delText>1.1 The Auditing Process</w:delText>
            </w:r>
            <w:r w:rsidDel="009F36F3">
              <w:rPr>
                <w:noProof/>
                <w:webHidden/>
              </w:rPr>
              <w:tab/>
            </w:r>
          </w:del>
          <w:del w:id="205" w:author="Johannes Breytenbach" w:date="2017-01-07T12:15:00Z">
            <w:r w:rsidDel="00957A1D">
              <w:rPr>
                <w:noProof/>
                <w:webHidden/>
              </w:rPr>
              <w:delText>6</w:delText>
            </w:r>
          </w:del>
        </w:p>
        <w:p w14:paraId="5A20BD2B" w14:textId="77777777" w:rsidR="0086655E" w:rsidDel="009F36F3" w:rsidRDefault="0086655E">
          <w:pPr>
            <w:pStyle w:val="TOC2"/>
            <w:tabs>
              <w:tab w:val="right" w:leader="dot" w:pos="9350"/>
            </w:tabs>
            <w:rPr>
              <w:del w:id="206" w:author="Johannes Breytenbach" w:date="2017-01-07T12:16:00Z"/>
              <w:noProof/>
            </w:rPr>
          </w:pPr>
          <w:del w:id="207" w:author="Johannes Breytenbach" w:date="2017-01-07T12:16:00Z">
            <w:r w:rsidRPr="009F36F3" w:rsidDel="009F36F3">
              <w:rPr>
                <w:rStyle w:val="Hyperlink"/>
                <w:noProof/>
              </w:rPr>
              <w:delText>2.  The OZcoin Token Minting Process</w:delText>
            </w:r>
            <w:r w:rsidDel="009F36F3">
              <w:rPr>
                <w:noProof/>
                <w:webHidden/>
              </w:rPr>
              <w:tab/>
            </w:r>
          </w:del>
          <w:del w:id="208" w:author="Johannes Breytenbach" w:date="2017-01-07T12:15:00Z">
            <w:r w:rsidDel="00957A1D">
              <w:rPr>
                <w:noProof/>
                <w:webHidden/>
              </w:rPr>
              <w:delText>6</w:delText>
            </w:r>
          </w:del>
        </w:p>
        <w:p w14:paraId="3505F98E" w14:textId="77777777" w:rsidR="0086655E" w:rsidDel="009F36F3" w:rsidRDefault="0086655E">
          <w:pPr>
            <w:pStyle w:val="TOC2"/>
            <w:tabs>
              <w:tab w:val="right" w:leader="dot" w:pos="9350"/>
            </w:tabs>
            <w:rPr>
              <w:del w:id="209" w:author="Johannes Breytenbach" w:date="2017-01-07T12:16:00Z"/>
              <w:noProof/>
            </w:rPr>
          </w:pPr>
          <w:del w:id="210" w:author="Johannes Breytenbach" w:date="2017-01-07T12:16:00Z">
            <w:r w:rsidRPr="009F36F3" w:rsidDel="009F36F3">
              <w:rPr>
                <w:rStyle w:val="Hyperlink"/>
                <w:noProof/>
              </w:rPr>
              <w:delText>3. Customer Registration &amp; Token Information Capturing</w:delText>
            </w:r>
            <w:r w:rsidDel="009F36F3">
              <w:rPr>
                <w:noProof/>
                <w:webHidden/>
              </w:rPr>
              <w:tab/>
            </w:r>
          </w:del>
          <w:del w:id="211" w:author="Johannes Breytenbach" w:date="2017-01-07T12:15:00Z">
            <w:r w:rsidDel="00957A1D">
              <w:rPr>
                <w:noProof/>
                <w:webHidden/>
              </w:rPr>
              <w:delText>7</w:delText>
            </w:r>
          </w:del>
        </w:p>
        <w:p w14:paraId="41439BBF" w14:textId="77777777" w:rsidR="0086655E" w:rsidDel="009F36F3" w:rsidRDefault="0086655E">
          <w:pPr>
            <w:pStyle w:val="TOC2"/>
            <w:tabs>
              <w:tab w:val="right" w:leader="dot" w:pos="9350"/>
            </w:tabs>
            <w:rPr>
              <w:del w:id="212" w:author="Johannes Breytenbach" w:date="2017-01-07T12:16:00Z"/>
              <w:noProof/>
            </w:rPr>
          </w:pPr>
          <w:del w:id="213" w:author="Johannes Breytenbach" w:date="2017-01-07T12:16:00Z">
            <w:r w:rsidRPr="009F36F3" w:rsidDel="009F36F3">
              <w:rPr>
                <w:rStyle w:val="Hyperlink"/>
                <w:noProof/>
              </w:rPr>
              <w:delText>4.</w:delText>
            </w:r>
            <w:r w:rsidDel="009F36F3">
              <w:rPr>
                <w:noProof/>
                <w:webHidden/>
              </w:rPr>
              <w:tab/>
            </w:r>
          </w:del>
          <w:del w:id="214" w:author="Johannes Breytenbach" w:date="2017-01-07T12:15:00Z">
            <w:r w:rsidDel="00957A1D">
              <w:rPr>
                <w:noProof/>
                <w:webHidden/>
              </w:rPr>
              <w:delText>7</w:delText>
            </w:r>
          </w:del>
        </w:p>
        <w:p w14:paraId="59BABC16" w14:textId="77777777" w:rsidR="0086655E" w:rsidDel="009F36F3" w:rsidRDefault="0086655E">
          <w:pPr>
            <w:pStyle w:val="TOC2"/>
            <w:tabs>
              <w:tab w:val="right" w:leader="dot" w:pos="9350"/>
            </w:tabs>
            <w:rPr>
              <w:del w:id="215" w:author="Johannes Breytenbach" w:date="2017-01-07T12:16:00Z"/>
              <w:noProof/>
            </w:rPr>
          </w:pPr>
          <w:del w:id="216" w:author="Johannes Breytenbach" w:date="2017-01-07T12:16:00Z">
            <w:r w:rsidRPr="009F36F3" w:rsidDel="009F36F3">
              <w:rPr>
                <w:rStyle w:val="Hyperlink"/>
                <w:noProof/>
              </w:rPr>
              <w:delText>The OZcoin Token Sales Process</w:delText>
            </w:r>
            <w:r w:rsidDel="009F36F3">
              <w:rPr>
                <w:noProof/>
                <w:webHidden/>
              </w:rPr>
              <w:tab/>
            </w:r>
          </w:del>
          <w:del w:id="217" w:author="Johannes Breytenbach" w:date="2017-01-07T12:15:00Z">
            <w:r w:rsidDel="00957A1D">
              <w:rPr>
                <w:noProof/>
                <w:webHidden/>
              </w:rPr>
              <w:delText>7</w:delText>
            </w:r>
          </w:del>
        </w:p>
        <w:p w14:paraId="6BCE7FB1" w14:textId="77777777" w:rsidR="0086655E" w:rsidDel="009F36F3" w:rsidRDefault="0086655E">
          <w:pPr>
            <w:pStyle w:val="TOC2"/>
            <w:tabs>
              <w:tab w:val="right" w:leader="dot" w:pos="9350"/>
            </w:tabs>
            <w:rPr>
              <w:del w:id="218" w:author="Johannes Breytenbach" w:date="2017-01-07T12:16:00Z"/>
              <w:noProof/>
            </w:rPr>
          </w:pPr>
          <w:del w:id="219" w:author="Johannes Breytenbach" w:date="2017-01-07T12:16:00Z">
            <w:r w:rsidRPr="009F36F3" w:rsidDel="009F36F3">
              <w:rPr>
                <w:rStyle w:val="Hyperlink"/>
                <w:noProof/>
              </w:rPr>
              <w:delText>5a. Redemption Process</w:delText>
            </w:r>
            <w:r w:rsidDel="009F36F3">
              <w:rPr>
                <w:noProof/>
                <w:webHidden/>
              </w:rPr>
              <w:tab/>
            </w:r>
          </w:del>
          <w:del w:id="220" w:author="Johannes Breytenbach" w:date="2017-01-07T12:15:00Z">
            <w:r w:rsidDel="00957A1D">
              <w:rPr>
                <w:noProof/>
                <w:webHidden/>
              </w:rPr>
              <w:delText>8</w:delText>
            </w:r>
          </w:del>
        </w:p>
        <w:p w14:paraId="6C059220" w14:textId="77777777" w:rsidR="0086655E" w:rsidDel="009F36F3" w:rsidRDefault="0086655E">
          <w:pPr>
            <w:pStyle w:val="TOC2"/>
            <w:tabs>
              <w:tab w:val="right" w:leader="dot" w:pos="9350"/>
            </w:tabs>
            <w:rPr>
              <w:del w:id="221" w:author="Johannes Breytenbach" w:date="2017-01-07T12:16:00Z"/>
              <w:noProof/>
            </w:rPr>
          </w:pPr>
          <w:del w:id="222" w:author="Johannes Breytenbach" w:date="2017-01-07T12:16:00Z">
            <w:r w:rsidRPr="009F36F3" w:rsidDel="009F36F3">
              <w:rPr>
                <w:rStyle w:val="Hyperlink"/>
                <w:noProof/>
              </w:rPr>
              <w:delText>5b. Redemption Process, for redeeming physical silver bar with OZ-coin-Oz tokens. (FlowChart-5).</w:delText>
            </w:r>
            <w:r w:rsidDel="009F36F3">
              <w:rPr>
                <w:noProof/>
                <w:webHidden/>
              </w:rPr>
              <w:tab/>
            </w:r>
          </w:del>
          <w:del w:id="223" w:author="Johannes Breytenbach" w:date="2017-01-07T12:15:00Z">
            <w:r w:rsidDel="00957A1D">
              <w:rPr>
                <w:noProof/>
                <w:webHidden/>
              </w:rPr>
              <w:delText>8</w:delText>
            </w:r>
          </w:del>
        </w:p>
        <w:p w14:paraId="2CC3B3F6" w14:textId="77777777" w:rsidR="0086655E" w:rsidDel="009F36F3" w:rsidRDefault="0086655E">
          <w:pPr>
            <w:pStyle w:val="TOC1"/>
            <w:tabs>
              <w:tab w:val="right" w:leader="dot" w:pos="9350"/>
            </w:tabs>
            <w:rPr>
              <w:del w:id="224" w:author="Johannes Breytenbach" w:date="2017-01-07T12:16:00Z"/>
              <w:noProof/>
            </w:rPr>
          </w:pPr>
          <w:del w:id="225" w:author="Johannes Breytenbach" w:date="2017-01-07T12:16:00Z">
            <w:r w:rsidRPr="009F36F3" w:rsidDel="009F36F3">
              <w:rPr>
                <w:rStyle w:val="Hyperlink"/>
                <w:noProof/>
              </w:rPr>
              <w:delText>Key Contracts and Elements</w:delText>
            </w:r>
            <w:r w:rsidDel="009F36F3">
              <w:rPr>
                <w:noProof/>
                <w:webHidden/>
              </w:rPr>
              <w:tab/>
            </w:r>
          </w:del>
          <w:del w:id="226" w:author="Johannes Breytenbach" w:date="2017-01-07T12:15:00Z">
            <w:r w:rsidDel="00957A1D">
              <w:rPr>
                <w:noProof/>
                <w:webHidden/>
              </w:rPr>
              <w:delText>9</w:delText>
            </w:r>
          </w:del>
        </w:p>
        <w:p w14:paraId="6ADBB237" w14:textId="77777777" w:rsidR="0086655E" w:rsidDel="009F36F3" w:rsidRDefault="0086655E">
          <w:pPr>
            <w:pStyle w:val="TOC2"/>
            <w:tabs>
              <w:tab w:val="right" w:leader="dot" w:pos="9350"/>
            </w:tabs>
            <w:rPr>
              <w:del w:id="227" w:author="Johannes Breytenbach" w:date="2017-01-07T12:16:00Z"/>
              <w:noProof/>
            </w:rPr>
          </w:pPr>
          <w:del w:id="228" w:author="Johannes Breytenbach" w:date="2017-01-07T12:16:00Z">
            <w:r w:rsidRPr="009F36F3" w:rsidDel="009F36F3">
              <w:rPr>
                <w:rStyle w:val="Hyperlink"/>
                <w:noProof/>
              </w:rPr>
              <w:delText>1. Customer Registration Contract</w:delText>
            </w:r>
            <w:r w:rsidDel="009F36F3">
              <w:rPr>
                <w:noProof/>
                <w:webHidden/>
              </w:rPr>
              <w:tab/>
            </w:r>
          </w:del>
          <w:del w:id="229" w:author="Johannes Breytenbach" w:date="2017-01-07T12:15:00Z">
            <w:r w:rsidDel="00957A1D">
              <w:rPr>
                <w:noProof/>
                <w:webHidden/>
              </w:rPr>
              <w:delText>9</w:delText>
            </w:r>
          </w:del>
        </w:p>
        <w:p w14:paraId="0950DD9F" w14:textId="77777777" w:rsidR="0086655E" w:rsidDel="009F36F3" w:rsidRDefault="0086655E">
          <w:pPr>
            <w:pStyle w:val="TOC2"/>
            <w:tabs>
              <w:tab w:val="right" w:leader="dot" w:pos="9350"/>
            </w:tabs>
            <w:rPr>
              <w:del w:id="230" w:author="Johannes Breytenbach" w:date="2017-01-07T12:16:00Z"/>
              <w:noProof/>
            </w:rPr>
          </w:pPr>
          <w:del w:id="231" w:author="Johannes Breytenbach" w:date="2017-01-07T12:16:00Z">
            <w:r w:rsidRPr="009F36F3" w:rsidDel="009F36F3">
              <w:rPr>
                <w:rStyle w:val="Hyperlink"/>
                <w:noProof/>
              </w:rPr>
              <w:delText>2. OZcoin Token Contract</w:delText>
            </w:r>
            <w:r w:rsidDel="009F36F3">
              <w:rPr>
                <w:noProof/>
                <w:webHidden/>
              </w:rPr>
              <w:tab/>
            </w:r>
          </w:del>
          <w:del w:id="232" w:author="Johannes Breytenbach" w:date="2017-01-07T12:15:00Z">
            <w:r w:rsidDel="00957A1D">
              <w:rPr>
                <w:noProof/>
                <w:webHidden/>
              </w:rPr>
              <w:delText>9</w:delText>
            </w:r>
          </w:del>
        </w:p>
        <w:p w14:paraId="7E52D721" w14:textId="77777777" w:rsidR="0086655E" w:rsidDel="009F36F3" w:rsidRDefault="0086655E">
          <w:pPr>
            <w:pStyle w:val="TOC2"/>
            <w:tabs>
              <w:tab w:val="right" w:leader="dot" w:pos="9350"/>
            </w:tabs>
            <w:rPr>
              <w:del w:id="233" w:author="Johannes Breytenbach" w:date="2017-01-07T12:16:00Z"/>
              <w:noProof/>
            </w:rPr>
          </w:pPr>
          <w:del w:id="234" w:author="Johannes Breytenbach" w:date="2017-01-07T12:16:00Z">
            <w:r w:rsidRPr="009F36F3" w:rsidDel="009F36F3">
              <w:rPr>
                <w:rStyle w:val="Hyperlink"/>
                <w:noProof/>
              </w:rPr>
              <w:delText>3. OZcoin Token Transaction Contract</w:delText>
            </w:r>
            <w:r w:rsidDel="009F36F3">
              <w:rPr>
                <w:noProof/>
                <w:webHidden/>
              </w:rPr>
              <w:tab/>
            </w:r>
          </w:del>
          <w:del w:id="235" w:author="Johannes Breytenbach" w:date="2017-01-07T12:15:00Z">
            <w:r w:rsidDel="00957A1D">
              <w:rPr>
                <w:noProof/>
                <w:webHidden/>
              </w:rPr>
              <w:delText>9</w:delText>
            </w:r>
          </w:del>
        </w:p>
        <w:p w14:paraId="4B13F9EF" w14:textId="77777777" w:rsidR="0086655E" w:rsidDel="009F36F3" w:rsidRDefault="0086655E">
          <w:pPr>
            <w:pStyle w:val="TOC2"/>
            <w:tabs>
              <w:tab w:val="right" w:leader="dot" w:pos="9350"/>
            </w:tabs>
            <w:rPr>
              <w:del w:id="236" w:author="Johannes Breytenbach" w:date="2017-01-07T12:16:00Z"/>
              <w:noProof/>
            </w:rPr>
          </w:pPr>
          <w:del w:id="237" w:author="Johannes Breytenbach" w:date="2017-01-07T12:16:00Z">
            <w:r w:rsidRPr="009F36F3" w:rsidDel="009F36F3">
              <w:rPr>
                <w:rStyle w:val="Hyperlink"/>
                <w:noProof/>
              </w:rPr>
              <w:delText>4. Wallet</w:delText>
            </w:r>
            <w:r w:rsidDel="009F36F3">
              <w:rPr>
                <w:noProof/>
                <w:webHidden/>
              </w:rPr>
              <w:tab/>
            </w:r>
          </w:del>
          <w:del w:id="238" w:author="Johannes Breytenbach" w:date="2017-01-07T12:15:00Z">
            <w:r w:rsidDel="00957A1D">
              <w:rPr>
                <w:noProof/>
                <w:webHidden/>
              </w:rPr>
              <w:delText>9</w:delText>
            </w:r>
          </w:del>
        </w:p>
        <w:p w14:paraId="586823DC" w14:textId="77777777" w:rsidR="0086655E" w:rsidDel="009F36F3" w:rsidRDefault="0086655E">
          <w:pPr>
            <w:pStyle w:val="TOC1"/>
            <w:tabs>
              <w:tab w:val="right" w:leader="dot" w:pos="9350"/>
            </w:tabs>
            <w:rPr>
              <w:del w:id="239" w:author="Johannes Breytenbach" w:date="2017-01-07T12:16:00Z"/>
              <w:noProof/>
            </w:rPr>
          </w:pPr>
          <w:del w:id="240" w:author="Johannes Breytenbach" w:date="2017-01-07T12:16:00Z">
            <w:r w:rsidRPr="009F36F3" w:rsidDel="009F36F3">
              <w:rPr>
                <w:rStyle w:val="Hyperlink"/>
                <w:noProof/>
              </w:rPr>
              <w:delText>OZ-coin Proof of Asset Participants</w:delText>
            </w:r>
            <w:r w:rsidDel="009F36F3">
              <w:rPr>
                <w:noProof/>
                <w:webHidden/>
              </w:rPr>
              <w:tab/>
            </w:r>
          </w:del>
          <w:del w:id="241" w:author="Johannes Breytenbach" w:date="2017-01-07T12:15:00Z">
            <w:r w:rsidDel="00957A1D">
              <w:rPr>
                <w:noProof/>
                <w:webHidden/>
              </w:rPr>
              <w:delText>10</w:delText>
            </w:r>
          </w:del>
        </w:p>
        <w:p w14:paraId="2E348730" w14:textId="77777777" w:rsidR="0086655E" w:rsidDel="009F36F3" w:rsidRDefault="0086655E">
          <w:pPr>
            <w:pStyle w:val="TOC2"/>
            <w:tabs>
              <w:tab w:val="right" w:leader="dot" w:pos="9350"/>
            </w:tabs>
            <w:rPr>
              <w:del w:id="242" w:author="Johannes Breytenbach" w:date="2017-01-07T12:16:00Z"/>
              <w:noProof/>
            </w:rPr>
          </w:pPr>
          <w:del w:id="243" w:author="Johannes Breytenbach" w:date="2017-01-07T12:16:00Z">
            <w:r w:rsidRPr="009F36F3" w:rsidDel="009F36F3">
              <w:rPr>
                <w:rStyle w:val="Hyperlink"/>
                <w:noProof/>
              </w:rPr>
              <w:delText>Asset Vendor</w:delText>
            </w:r>
            <w:r w:rsidDel="009F36F3">
              <w:rPr>
                <w:noProof/>
                <w:webHidden/>
              </w:rPr>
              <w:tab/>
            </w:r>
          </w:del>
          <w:del w:id="244" w:author="Johannes Breytenbach" w:date="2017-01-07T12:15:00Z">
            <w:r w:rsidDel="00957A1D">
              <w:rPr>
                <w:noProof/>
                <w:webHidden/>
              </w:rPr>
              <w:delText>10</w:delText>
            </w:r>
          </w:del>
        </w:p>
        <w:p w14:paraId="3033153B" w14:textId="77777777" w:rsidR="0086655E" w:rsidDel="009F36F3" w:rsidRDefault="0086655E">
          <w:pPr>
            <w:pStyle w:val="TOC2"/>
            <w:tabs>
              <w:tab w:val="right" w:leader="dot" w:pos="9350"/>
            </w:tabs>
            <w:rPr>
              <w:del w:id="245" w:author="Johannes Breytenbach" w:date="2017-01-07T12:16:00Z"/>
              <w:noProof/>
            </w:rPr>
          </w:pPr>
          <w:del w:id="246" w:author="Johannes Breytenbach" w:date="2017-01-07T12:16:00Z">
            <w:r w:rsidRPr="009F36F3" w:rsidDel="009F36F3">
              <w:rPr>
                <w:rStyle w:val="Hyperlink"/>
                <w:noProof/>
              </w:rPr>
              <w:delText>Independent Auditor</w:delText>
            </w:r>
            <w:r w:rsidDel="009F36F3">
              <w:rPr>
                <w:noProof/>
                <w:webHidden/>
              </w:rPr>
              <w:tab/>
            </w:r>
          </w:del>
          <w:del w:id="247" w:author="Johannes Breytenbach" w:date="2017-01-07T12:15:00Z">
            <w:r w:rsidDel="00957A1D">
              <w:rPr>
                <w:noProof/>
                <w:webHidden/>
              </w:rPr>
              <w:delText>10</w:delText>
            </w:r>
          </w:del>
        </w:p>
        <w:p w14:paraId="32C23547" w14:textId="77777777" w:rsidR="0086655E" w:rsidDel="009F36F3" w:rsidRDefault="0086655E">
          <w:pPr>
            <w:pStyle w:val="TOC2"/>
            <w:tabs>
              <w:tab w:val="right" w:leader="dot" w:pos="9350"/>
            </w:tabs>
            <w:rPr>
              <w:del w:id="248" w:author="Johannes Breytenbach" w:date="2017-01-07T12:16:00Z"/>
              <w:noProof/>
            </w:rPr>
          </w:pPr>
          <w:del w:id="249" w:author="Johannes Breytenbach" w:date="2017-01-07T12:16:00Z">
            <w:r w:rsidRPr="009F36F3" w:rsidDel="009F36F3">
              <w:rPr>
                <w:rStyle w:val="Hyperlink"/>
                <w:noProof/>
              </w:rPr>
              <w:delText>Multi-party Trust Mechanism</w:delText>
            </w:r>
            <w:r w:rsidDel="009F36F3">
              <w:rPr>
                <w:noProof/>
                <w:webHidden/>
              </w:rPr>
              <w:tab/>
            </w:r>
          </w:del>
          <w:del w:id="250" w:author="Johannes Breytenbach" w:date="2017-01-07T12:15:00Z">
            <w:r w:rsidDel="00957A1D">
              <w:rPr>
                <w:noProof/>
                <w:webHidden/>
              </w:rPr>
              <w:delText>10</w:delText>
            </w:r>
          </w:del>
        </w:p>
        <w:p w14:paraId="5F82AB26" w14:textId="77777777" w:rsidR="0086655E" w:rsidDel="009F36F3" w:rsidRDefault="0086655E">
          <w:pPr>
            <w:pStyle w:val="TOC1"/>
            <w:tabs>
              <w:tab w:val="right" w:leader="dot" w:pos="9350"/>
            </w:tabs>
            <w:rPr>
              <w:del w:id="251" w:author="Johannes Breytenbach" w:date="2017-01-07T12:16:00Z"/>
              <w:noProof/>
            </w:rPr>
          </w:pPr>
          <w:del w:id="252" w:author="Johannes Breytenbach" w:date="2017-01-07T12:16:00Z">
            <w:r w:rsidRPr="009F36F3" w:rsidDel="009F36F3">
              <w:rPr>
                <w:rStyle w:val="Hyperlink"/>
                <w:noProof/>
              </w:rPr>
              <w:delText>Mitigating Potential Points of Failure with Real World Governance</w:delText>
            </w:r>
            <w:r w:rsidDel="009F36F3">
              <w:rPr>
                <w:noProof/>
                <w:webHidden/>
              </w:rPr>
              <w:tab/>
            </w:r>
          </w:del>
          <w:del w:id="253" w:author="Johannes Breytenbach" w:date="2017-01-07T12:15:00Z">
            <w:r w:rsidDel="00957A1D">
              <w:rPr>
                <w:noProof/>
                <w:webHidden/>
              </w:rPr>
              <w:delText>10</w:delText>
            </w:r>
          </w:del>
        </w:p>
        <w:p w14:paraId="32ECC026" w14:textId="77777777" w:rsidR="0086655E" w:rsidDel="009F36F3" w:rsidRDefault="0086655E">
          <w:pPr>
            <w:pStyle w:val="TOC2"/>
            <w:tabs>
              <w:tab w:val="right" w:leader="dot" w:pos="9350"/>
            </w:tabs>
            <w:rPr>
              <w:del w:id="254" w:author="Johannes Breytenbach" w:date="2017-01-07T12:16:00Z"/>
              <w:noProof/>
            </w:rPr>
          </w:pPr>
          <w:del w:id="255" w:author="Johannes Breytenbach" w:date="2017-01-07T12:16:00Z">
            <w:r w:rsidRPr="009F36F3" w:rsidDel="009F36F3">
              <w:rPr>
                <w:rStyle w:val="Hyperlink"/>
                <w:noProof/>
              </w:rPr>
              <w:delText>Dishonest Entities and collusion in the chain of custody</w:delText>
            </w:r>
            <w:r w:rsidDel="009F36F3">
              <w:rPr>
                <w:noProof/>
                <w:webHidden/>
              </w:rPr>
              <w:tab/>
            </w:r>
          </w:del>
          <w:del w:id="256" w:author="Johannes Breytenbach" w:date="2017-01-07T12:15:00Z">
            <w:r w:rsidDel="00957A1D">
              <w:rPr>
                <w:noProof/>
                <w:webHidden/>
              </w:rPr>
              <w:delText>10</w:delText>
            </w:r>
          </w:del>
        </w:p>
        <w:p w14:paraId="3F94487F" w14:textId="77777777" w:rsidR="0086655E" w:rsidDel="009F36F3" w:rsidRDefault="0086655E">
          <w:pPr>
            <w:pStyle w:val="TOC1"/>
            <w:tabs>
              <w:tab w:val="right" w:leader="dot" w:pos="9350"/>
            </w:tabs>
            <w:rPr>
              <w:del w:id="257" w:author="Johannes Breytenbach" w:date="2017-01-07T12:16:00Z"/>
              <w:noProof/>
            </w:rPr>
          </w:pPr>
          <w:del w:id="258" w:author="Johannes Breytenbach" w:date="2017-01-07T12:16:00Z">
            <w:r w:rsidRPr="009F36F3" w:rsidDel="009F36F3">
              <w:rPr>
                <w:rStyle w:val="Hyperlink"/>
                <w:noProof/>
              </w:rPr>
              <w:delText>Key Benefits</w:delText>
            </w:r>
            <w:r w:rsidDel="009F36F3">
              <w:rPr>
                <w:noProof/>
                <w:webHidden/>
              </w:rPr>
              <w:tab/>
            </w:r>
          </w:del>
          <w:del w:id="259" w:author="Johannes Breytenbach" w:date="2017-01-07T12:15:00Z">
            <w:r w:rsidDel="00957A1D">
              <w:rPr>
                <w:noProof/>
                <w:webHidden/>
              </w:rPr>
              <w:delText>10</w:delText>
            </w:r>
          </w:del>
        </w:p>
        <w:p w14:paraId="36AE100C" w14:textId="77777777" w:rsidR="0086655E" w:rsidDel="009F36F3" w:rsidRDefault="0086655E">
          <w:pPr>
            <w:pStyle w:val="TOC2"/>
            <w:tabs>
              <w:tab w:val="right" w:leader="dot" w:pos="9350"/>
            </w:tabs>
            <w:rPr>
              <w:del w:id="260" w:author="Johannes Breytenbach" w:date="2017-01-07T12:16:00Z"/>
              <w:noProof/>
            </w:rPr>
          </w:pPr>
          <w:del w:id="261" w:author="Johannes Breytenbach" w:date="2017-01-07T12:16:00Z">
            <w:r w:rsidRPr="009F36F3" w:rsidDel="009F36F3">
              <w:rPr>
                <w:rStyle w:val="Hyperlink"/>
                <w:noProof/>
              </w:rPr>
              <w:delText>No centralized database management of Crypto Asset records</w:delText>
            </w:r>
            <w:r w:rsidDel="009F36F3">
              <w:rPr>
                <w:noProof/>
                <w:webHidden/>
              </w:rPr>
              <w:tab/>
            </w:r>
          </w:del>
          <w:del w:id="262" w:author="Johannes Breytenbach" w:date="2017-01-07T12:15:00Z">
            <w:r w:rsidDel="00957A1D">
              <w:rPr>
                <w:noProof/>
                <w:webHidden/>
              </w:rPr>
              <w:delText>11</w:delText>
            </w:r>
          </w:del>
        </w:p>
        <w:p w14:paraId="4EAA6304" w14:textId="77777777" w:rsidR="0086655E" w:rsidDel="009F36F3" w:rsidRDefault="0086655E">
          <w:pPr>
            <w:pStyle w:val="TOC2"/>
            <w:tabs>
              <w:tab w:val="right" w:leader="dot" w:pos="9350"/>
            </w:tabs>
            <w:rPr>
              <w:del w:id="263" w:author="Johannes Breytenbach" w:date="2017-01-07T12:16:00Z"/>
              <w:noProof/>
            </w:rPr>
          </w:pPr>
          <w:del w:id="264" w:author="Johannes Breytenbach" w:date="2017-01-07T12:16:00Z">
            <w:r w:rsidRPr="009F36F3" w:rsidDel="009F36F3">
              <w:rPr>
                <w:rStyle w:val="Hyperlink"/>
                <w:noProof/>
              </w:rPr>
              <w:delText>No Web-based log-in</w:delText>
            </w:r>
            <w:r w:rsidDel="009F36F3">
              <w:rPr>
                <w:noProof/>
                <w:webHidden/>
              </w:rPr>
              <w:tab/>
            </w:r>
          </w:del>
          <w:del w:id="265" w:author="Johannes Breytenbach" w:date="2017-01-07T12:15:00Z">
            <w:r w:rsidDel="00957A1D">
              <w:rPr>
                <w:noProof/>
                <w:webHidden/>
              </w:rPr>
              <w:delText>11</w:delText>
            </w:r>
          </w:del>
        </w:p>
        <w:p w14:paraId="79A5754E" w14:textId="77777777" w:rsidR="0086655E" w:rsidDel="009F36F3" w:rsidRDefault="0086655E">
          <w:pPr>
            <w:pStyle w:val="TOC2"/>
            <w:tabs>
              <w:tab w:val="right" w:leader="dot" w:pos="9350"/>
            </w:tabs>
            <w:rPr>
              <w:del w:id="266" w:author="Johannes Breytenbach" w:date="2017-01-07T12:16:00Z"/>
              <w:noProof/>
            </w:rPr>
          </w:pPr>
          <w:del w:id="267" w:author="Johannes Breytenbach" w:date="2017-01-07T12:16:00Z">
            <w:r w:rsidRPr="009F36F3" w:rsidDel="009F36F3">
              <w:rPr>
                <w:rStyle w:val="Hyperlink"/>
                <w:noProof/>
              </w:rPr>
              <w:delText>Secure Cold Storage of Crypto-Assets</w:delText>
            </w:r>
            <w:r w:rsidDel="009F36F3">
              <w:rPr>
                <w:noProof/>
                <w:webHidden/>
              </w:rPr>
              <w:tab/>
            </w:r>
          </w:del>
          <w:del w:id="268" w:author="Johannes Breytenbach" w:date="2017-01-07T12:15:00Z">
            <w:r w:rsidDel="00957A1D">
              <w:rPr>
                <w:noProof/>
                <w:webHidden/>
              </w:rPr>
              <w:delText>11</w:delText>
            </w:r>
          </w:del>
        </w:p>
        <w:p w14:paraId="5B921DE8" w14:textId="77777777" w:rsidR="0086655E" w:rsidDel="009F36F3" w:rsidRDefault="0086655E">
          <w:pPr>
            <w:pStyle w:val="TOC2"/>
            <w:tabs>
              <w:tab w:val="right" w:leader="dot" w:pos="9350"/>
            </w:tabs>
            <w:rPr>
              <w:del w:id="269" w:author="Johannes Breytenbach" w:date="2017-01-07T12:16:00Z"/>
              <w:noProof/>
            </w:rPr>
          </w:pPr>
          <w:del w:id="270" w:author="Johannes Breytenbach" w:date="2017-01-07T12:16:00Z">
            <w:r w:rsidRPr="009F36F3" w:rsidDel="009F36F3">
              <w:rPr>
                <w:rStyle w:val="Hyperlink"/>
                <w:noProof/>
              </w:rPr>
              <w:delText>Perpetual Existence of Digital Assets</w:delText>
            </w:r>
            <w:r w:rsidDel="009F36F3">
              <w:rPr>
                <w:noProof/>
                <w:webHidden/>
              </w:rPr>
              <w:tab/>
            </w:r>
          </w:del>
          <w:del w:id="271" w:author="Johannes Breytenbach" w:date="2017-01-07T12:15:00Z">
            <w:r w:rsidDel="00957A1D">
              <w:rPr>
                <w:noProof/>
                <w:webHidden/>
              </w:rPr>
              <w:delText>11</w:delText>
            </w:r>
          </w:del>
        </w:p>
        <w:p w14:paraId="0F922EC4" w14:textId="77777777" w:rsidR="0086655E" w:rsidDel="009F36F3" w:rsidRDefault="0086655E">
          <w:pPr>
            <w:pStyle w:val="TOC2"/>
            <w:tabs>
              <w:tab w:val="right" w:leader="dot" w:pos="9350"/>
            </w:tabs>
            <w:rPr>
              <w:del w:id="272" w:author="Johannes Breytenbach" w:date="2017-01-07T12:16:00Z"/>
              <w:noProof/>
            </w:rPr>
          </w:pPr>
          <w:del w:id="273" w:author="Johannes Breytenbach" w:date="2017-01-07T12:16:00Z">
            <w:r w:rsidRPr="009F36F3" w:rsidDel="009F36F3">
              <w:rPr>
                <w:rStyle w:val="Hyperlink"/>
                <w:noProof/>
              </w:rPr>
              <w:delText>Ex post facto Incentivization Mechanism</w:delText>
            </w:r>
            <w:r w:rsidDel="009F36F3">
              <w:rPr>
                <w:noProof/>
                <w:webHidden/>
              </w:rPr>
              <w:tab/>
            </w:r>
          </w:del>
          <w:del w:id="274" w:author="Johannes Breytenbach" w:date="2017-01-07T12:15:00Z">
            <w:r w:rsidDel="00957A1D">
              <w:rPr>
                <w:noProof/>
                <w:webHidden/>
              </w:rPr>
              <w:delText>11</w:delText>
            </w:r>
          </w:del>
        </w:p>
        <w:p w14:paraId="7618D4BD" w14:textId="77777777" w:rsidR="0086655E" w:rsidDel="009F36F3" w:rsidRDefault="0086655E">
          <w:pPr>
            <w:pStyle w:val="TOC2"/>
            <w:tabs>
              <w:tab w:val="right" w:leader="dot" w:pos="9350"/>
            </w:tabs>
            <w:rPr>
              <w:del w:id="275" w:author="Johannes Breytenbach" w:date="2017-01-07T12:16:00Z"/>
              <w:noProof/>
            </w:rPr>
          </w:pPr>
          <w:del w:id="276" w:author="Johannes Breytenbach" w:date="2017-01-07T12:16:00Z">
            <w:r w:rsidRPr="009F36F3" w:rsidDel="009F36F3">
              <w:rPr>
                <w:rStyle w:val="Hyperlink"/>
                <w:noProof/>
              </w:rPr>
              <w:delText>The auditor</w:delText>
            </w:r>
            <w:r w:rsidDel="009F36F3">
              <w:rPr>
                <w:noProof/>
                <w:webHidden/>
              </w:rPr>
              <w:tab/>
            </w:r>
          </w:del>
          <w:del w:id="277" w:author="Johannes Breytenbach" w:date="2017-01-07T12:15:00Z">
            <w:r w:rsidDel="00957A1D">
              <w:rPr>
                <w:noProof/>
                <w:webHidden/>
              </w:rPr>
              <w:delText>11</w:delText>
            </w:r>
          </w:del>
        </w:p>
        <w:p w14:paraId="31A65810" w14:textId="77777777" w:rsidR="0086655E" w:rsidDel="009F36F3" w:rsidRDefault="0086655E">
          <w:pPr>
            <w:pStyle w:val="TOC2"/>
            <w:tabs>
              <w:tab w:val="right" w:leader="dot" w:pos="9350"/>
            </w:tabs>
            <w:rPr>
              <w:del w:id="278" w:author="Johannes Breytenbach" w:date="2017-01-07T12:16:00Z"/>
              <w:noProof/>
            </w:rPr>
          </w:pPr>
          <w:del w:id="279" w:author="Johannes Breytenbach" w:date="2017-01-07T12:16:00Z">
            <w:r w:rsidRPr="009F36F3" w:rsidDel="009F36F3">
              <w:rPr>
                <w:rStyle w:val="Hyperlink"/>
                <w:noProof/>
              </w:rPr>
              <w:delText>Wealth Inheritance</w:delText>
            </w:r>
            <w:r w:rsidDel="009F36F3">
              <w:rPr>
                <w:noProof/>
                <w:webHidden/>
              </w:rPr>
              <w:tab/>
            </w:r>
          </w:del>
          <w:del w:id="280" w:author="Johannes Breytenbach" w:date="2017-01-07T12:15:00Z">
            <w:r w:rsidDel="00957A1D">
              <w:rPr>
                <w:noProof/>
                <w:webHidden/>
              </w:rPr>
              <w:delText>11</w:delText>
            </w:r>
          </w:del>
        </w:p>
        <w:p w14:paraId="558D2BF6" w14:textId="77777777" w:rsidR="0086655E" w:rsidDel="009F36F3" w:rsidRDefault="0086655E">
          <w:pPr>
            <w:pStyle w:val="TOC2"/>
            <w:tabs>
              <w:tab w:val="right" w:leader="dot" w:pos="9350"/>
            </w:tabs>
            <w:rPr>
              <w:del w:id="281" w:author="Johannes Breytenbach" w:date="2017-01-07T12:16:00Z"/>
              <w:noProof/>
            </w:rPr>
          </w:pPr>
          <w:del w:id="282" w:author="Johannes Breytenbach" w:date="2017-01-07T12:16:00Z">
            <w:r w:rsidRPr="009F36F3" w:rsidDel="009F36F3">
              <w:rPr>
                <w:rStyle w:val="Hyperlink"/>
                <w:noProof/>
              </w:rPr>
              <w:delText>Gamification</w:delText>
            </w:r>
            <w:r w:rsidDel="009F36F3">
              <w:rPr>
                <w:noProof/>
                <w:webHidden/>
              </w:rPr>
              <w:tab/>
            </w:r>
          </w:del>
          <w:del w:id="283" w:author="Johannes Breytenbach" w:date="2017-01-07T12:15:00Z">
            <w:r w:rsidDel="00957A1D">
              <w:rPr>
                <w:noProof/>
                <w:webHidden/>
              </w:rPr>
              <w:delText>11</w:delText>
            </w:r>
          </w:del>
        </w:p>
        <w:p w14:paraId="23DC6784" w14:textId="77777777" w:rsidR="0086655E" w:rsidDel="009F36F3" w:rsidRDefault="0086655E">
          <w:pPr>
            <w:pStyle w:val="TOC2"/>
            <w:tabs>
              <w:tab w:val="right" w:leader="dot" w:pos="9350"/>
            </w:tabs>
            <w:rPr>
              <w:del w:id="284" w:author="Johannes Breytenbach" w:date="2017-01-07T12:16:00Z"/>
              <w:noProof/>
            </w:rPr>
          </w:pPr>
          <w:del w:id="285" w:author="Johannes Breytenbach" w:date="2017-01-07T12:16:00Z">
            <w:r w:rsidRPr="009F36F3" w:rsidDel="009F36F3">
              <w:rPr>
                <w:rStyle w:val="Hyperlink"/>
                <w:noProof/>
              </w:rPr>
              <w:delText>Escrow</w:delText>
            </w:r>
            <w:r w:rsidDel="009F36F3">
              <w:rPr>
                <w:noProof/>
                <w:webHidden/>
              </w:rPr>
              <w:tab/>
            </w:r>
          </w:del>
          <w:del w:id="286" w:author="Johannes Breytenbach" w:date="2017-01-07T12:15:00Z">
            <w:r w:rsidDel="00957A1D">
              <w:rPr>
                <w:noProof/>
                <w:webHidden/>
              </w:rPr>
              <w:delText>12</w:delText>
            </w:r>
          </w:del>
        </w:p>
        <w:p w14:paraId="597C030D" w14:textId="77777777" w:rsidR="0086655E" w:rsidDel="009F36F3" w:rsidRDefault="0086655E">
          <w:pPr>
            <w:pStyle w:val="TOC2"/>
            <w:tabs>
              <w:tab w:val="right" w:leader="dot" w:pos="9350"/>
            </w:tabs>
            <w:rPr>
              <w:del w:id="287" w:author="Johannes Breytenbach" w:date="2017-01-07T12:16:00Z"/>
              <w:noProof/>
            </w:rPr>
          </w:pPr>
          <w:del w:id="288" w:author="Johannes Breytenbach" w:date="2017-01-07T12:16:00Z">
            <w:r w:rsidRPr="009F36F3" w:rsidDel="009F36F3">
              <w:rPr>
                <w:rStyle w:val="Hyperlink"/>
                <w:noProof/>
              </w:rPr>
              <w:delText>Crowdfunding</w:delText>
            </w:r>
            <w:r w:rsidDel="009F36F3">
              <w:rPr>
                <w:noProof/>
                <w:webHidden/>
              </w:rPr>
              <w:tab/>
            </w:r>
          </w:del>
          <w:del w:id="289" w:author="Johannes Breytenbach" w:date="2017-01-07T12:15:00Z">
            <w:r w:rsidDel="00957A1D">
              <w:rPr>
                <w:noProof/>
                <w:webHidden/>
              </w:rPr>
              <w:delText>12</w:delText>
            </w:r>
          </w:del>
        </w:p>
        <w:p w14:paraId="058DEA3C" w14:textId="77777777" w:rsidR="0086655E" w:rsidDel="009F36F3" w:rsidRDefault="0086655E">
          <w:pPr>
            <w:pStyle w:val="TOC2"/>
            <w:tabs>
              <w:tab w:val="right" w:leader="dot" w:pos="9350"/>
            </w:tabs>
            <w:rPr>
              <w:del w:id="290" w:author="Johannes Breytenbach" w:date="2017-01-07T12:16:00Z"/>
              <w:noProof/>
            </w:rPr>
          </w:pPr>
          <w:del w:id="291" w:author="Johannes Breytenbach" w:date="2017-01-07T12:16:00Z">
            <w:r w:rsidRPr="009F36F3" w:rsidDel="009F36F3">
              <w:rPr>
                <w:rStyle w:val="Hyperlink"/>
                <w:noProof/>
              </w:rPr>
              <w:delText>Silver Backed Crypto Currency Developments</w:delText>
            </w:r>
            <w:r w:rsidDel="009F36F3">
              <w:rPr>
                <w:noProof/>
                <w:webHidden/>
              </w:rPr>
              <w:tab/>
            </w:r>
          </w:del>
          <w:del w:id="292" w:author="Johannes Breytenbach" w:date="2017-01-07T12:15:00Z">
            <w:r w:rsidDel="00957A1D">
              <w:rPr>
                <w:noProof/>
                <w:webHidden/>
              </w:rPr>
              <w:delText>12</w:delText>
            </w:r>
          </w:del>
        </w:p>
        <w:p w14:paraId="305FB17A" w14:textId="77777777" w:rsidR="0086655E" w:rsidDel="009F36F3" w:rsidRDefault="0086655E">
          <w:pPr>
            <w:pStyle w:val="TOC2"/>
            <w:tabs>
              <w:tab w:val="right" w:leader="dot" w:pos="9350"/>
            </w:tabs>
            <w:rPr>
              <w:del w:id="293" w:author="Johannes Breytenbach" w:date="2017-01-07T12:16:00Z"/>
              <w:noProof/>
            </w:rPr>
          </w:pPr>
          <w:del w:id="294" w:author="Johannes Breytenbach" w:date="2017-01-07T12:16:00Z">
            <w:r w:rsidRPr="009F36F3" w:rsidDel="009F36F3">
              <w:rPr>
                <w:rStyle w:val="Hyperlink"/>
                <w:noProof/>
              </w:rPr>
              <w:delText>Crypto Exchanges and Wealth Management Dapps</w:delText>
            </w:r>
            <w:r w:rsidDel="009F36F3">
              <w:rPr>
                <w:noProof/>
                <w:webHidden/>
              </w:rPr>
              <w:tab/>
            </w:r>
          </w:del>
          <w:del w:id="295" w:author="Johannes Breytenbach" w:date="2017-01-07T12:15:00Z">
            <w:r w:rsidDel="00957A1D">
              <w:rPr>
                <w:noProof/>
                <w:webHidden/>
              </w:rPr>
              <w:delText>12</w:delText>
            </w:r>
          </w:del>
        </w:p>
        <w:p w14:paraId="62285934" w14:textId="77777777" w:rsidR="0086655E" w:rsidDel="009F36F3" w:rsidRDefault="0086655E">
          <w:pPr>
            <w:pStyle w:val="TOC2"/>
            <w:tabs>
              <w:tab w:val="right" w:leader="dot" w:pos="9350"/>
            </w:tabs>
            <w:rPr>
              <w:del w:id="296" w:author="Johannes Breytenbach" w:date="2017-01-07T12:16:00Z"/>
              <w:noProof/>
            </w:rPr>
          </w:pPr>
          <w:del w:id="297" w:author="Johannes Breytenbach" w:date="2017-01-07T12:16:00Z">
            <w:r w:rsidRPr="009F36F3" w:rsidDel="009F36F3">
              <w:rPr>
                <w:rStyle w:val="Hyperlink"/>
                <w:noProof/>
              </w:rPr>
              <w:delText>P2P Lending and Microfinance</w:delText>
            </w:r>
            <w:r w:rsidDel="009F36F3">
              <w:rPr>
                <w:noProof/>
                <w:webHidden/>
              </w:rPr>
              <w:tab/>
            </w:r>
          </w:del>
          <w:del w:id="298" w:author="Johannes Breytenbach" w:date="2017-01-07T12:15:00Z">
            <w:r w:rsidDel="00957A1D">
              <w:rPr>
                <w:noProof/>
                <w:webHidden/>
              </w:rPr>
              <w:delText>12</w:delText>
            </w:r>
          </w:del>
        </w:p>
        <w:p w14:paraId="40F30F76" w14:textId="77777777" w:rsidR="0086655E" w:rsidDel="009F36F3" w:rsidRDefault="0086655E">
          <w:pPr>
            <w:pStyle w:val="TOC2"/>
            <w:tabs>
              <w:tab w:val="right" w:leader="dot" w:pos="9350"/>
            </w:tabs>
            <w:rPr>
              <w:del w:id="299" w:author="Johannes Breytenbach" w:date="2017-01-07T12:16:00Z"/>
              <w:noProof/>
            </w:rPr>
          </w:pPr>
          <w:del w:id="300" w:author="Johannes Breytenbach" w:date="2017-01-07T12:16:00Z">
            <w:r w:rsidRPr="009F36F3" w:rsidDel="009F36F3">
              <w:rPr>
                <w:rStyle w:val="Hyperlink"/>
                <w:noProof/>
              </w:rPr>
              <w:delText>Collateral services</w:delText>
            </w:r>
            <w:r w:rsidDel="009F36F3">
              <w:rPr>
                <w:noProof/>
                <w:webHidden/>
              </w:rPr>
              <w:tab/>
            </w:r>
          </w:del>
          <w:del w:id="301" w:author="Johannes Breytenbach" w:date="2017-01-07T12:15:00Z">
            <w:r w:rsidDel="00957A1D">
              <w:rPr>
                <w:noProof/>
                <w:webHidden/>
              </w:rPr>
              <w:delText>12</w:delText>
            </w:r>
          </w:del>
        </w:p>
        <w:p w14:paraId="47A4E71A" w14:textId="77777777" w:rsidR="0086655E" w:rsidDel="009F36F3" w:rsidRDefault="0086655E">
          <w:pPr>
            <w:pStyle w:val="TOC1"/>
            <w:tabs>
              <w:tab w:val="right" w:leader="dot" w:pos="9350"/>
            </w:tabs>
            <w:rPr>
              <w:del w:id="302" w:author="Johannes Breytenbach" w:date="2017-01-07T12:16:00Z"/>
              <w:noProof/>
            </w:rPr>
          </w:pPr>
          <w:del w:id="303" w:author="Johannes Breytenbach" w:date="2017-01-07T12:16:00Z">
            <w:r w:rsidRPr="009F36F3" w:rsidDel="009F36F3">
              <w:rPr>
                <w:rStyle w:val="Hyperlink"/>
                <w:noProof/>
              </w:rPr>
              <w:delText>Conclusion</w:delText>
            </w:r>
            <w:r w:rsidDel="009F36F3">
              <w:rPr>
                <w:noProof/>
                <w:webHidden/>
              </w:rPr>
              <w:tab/>
            </w:r>
          </w:del>
          <w:del w:id="304" w:author="Johannes Breytenbach" w:date="2017-01-07T12:15:00Z">
            <w:r w:rsidDel="00957A1D">
              <w:rPr>
                <w:noProof/>
                <w:webHidden/>
              </w:rPr>
              <w:delText>12</w:delText>
            </w:r>
          </w:del>
        </w:p>
        <w:p w14:paraId="1C42A3FE" w14:textId="77777777" w:rsidR="0086655E" w:rsidDel="009F36F3" w:rsidRDefault="0086655E">
          <w:pPr>
            <w:pStyle w:val="TOC1"/>
            <w:tabs>
              <w:tab w:val="right" w:leader="dot" w:pos="9350"/>
            </w:tabs>
            <w:rPr>
              <w:del w:id="305" w:author="Johannes Breytenbach" w:date="2017-01-07T12:16:00Z"/>
              <w:noProof/>
            </w:rPr>
          </w:pPr>
          <w:del w:id="306" w:author="Johannes Breytenbach" w:date="2017-01-07T12:16:00Z">
            <w:r w:rsidRPr="009F36F3" w:rsidDel="009F36F3">
              <w:rPr>
                <w:rStyle w:val="Hyperlink"/>
                <w:noProof/>
              </w:rPr>
              <w:delText>Appendix</w:delText>
            </w:r>
            <w:r w:rsidDel="009F36F3">
              <w:rPr>
                <w:noProof/>
                <w:webHidden/>
              </w:rPr>
              <w:tab/>
            </w:r>
          </w:del>
          <w:del w:id="307" w:author="Johannes Breytenbach" w:date="2017-01-07T12:15:00Z">
            <w:r w:rsidDel="00957A1D">
              <w:rPr>
                <w:noProof/>
                <w:webHidden/>
              </w:rPr>
              <w:delText>13</w:delText>
            </w:r>
          </w:del>
        </w:p>
        <w:p w14:paraId="439A0F0E" w14:textId="77777777" w:rsidR="0086655E" w:rsidDel="009F36F3" w:rsidRDefault="0086655E">
          <w:pPr>
            <w:pStyle w:val="TOC2"/>
            <w:tabs>
              <w:tab w:val="right" w:leader="dot" w:pos="9350"/>
            </w:tabs>
            <w:rPr>
              <w:del w:id="308" w:author="Johannes Breytenbach" w:date="2017-01-07T12:16:00Z"/>
              <w:noProof/>
            </w:rPr>
          </w:pPr>
          <w:del w:id="309" w:author="Johannes Breytenbach" w:date="2017-01-07T12:16:00Z">
            <w:r w:rsidRPr="009F36F3" w:rsidDel="009F36F3">
              <w:rPr>
                <w:rStyle w:val="Hyperlink"/>
                <w:noProof/>
              </w:rPr>
              <w:delText>IPFS</w:delText>
            </w:r>
            <w:r w:rsidDel="009F36F3">
              <w:rPr>
                <w:noProof/>
                <w:webHidden/>
              </w:rPr>
              <w:tab/>
            </w:r>
          </w:del>
          <w:del w:id="310" w:author="Johannes Breytenbach" w:date="2017-01-07T12:15:00Z">
            <w:r w:rsidDel="00957A1D">
              <w:rPr>
                <w:noProof/>
                <w:webHidden/>
              </w:rPr>
              <w:delText>13</w:delText>
            </w:r>
          </w:del>
        </w:p>
        <w:p w14:paraId="08406661" w14:textId="77777777" w:rsidR="0086655E" w:rsidDel="009F36F3" w:rsidRDefault="0086655E">
          <w:pPr>
            <w:pStyle w:val="TOC2"/>
            <w:tabs>
              <w:tab w:val="right" w:leader="dot" w:pos="9350"/>
            </w:tabs>
            <w:rPr>
              <w:del w:id="311" w:author="Johannes Breytenbach" w:date="2017-01-07T12:16:00Z"/>
              <w:noProof/>
            </w:rPr>
          </w:pPr>
          <w:del w:id="312" w:author="Johannes Breytenbach" w:date="2017-01-07T12:16:00Z">
            <w:r w:rsidRPr="009F36F3" w:rsidDel="009F36F3">
              <w:rPr>
                <w:rStyle w:val="Hyperlink"/>
                <w:rFonts w:ascii="Times New Roman" w:eastAsia="Times New Roman" w:hAnsi="Times New Roman" w:cs="Times New Roman"/>
                <w:noProof/>
              </w:rPr>
              <w:delText>Merkle data format: Every Merkle is a directed acyclic graph (DAG) because each node is named by a hash algorithm (a one-way function) which prevents cycles.</w:delText>
            </w:r>
            <w:r w:rsidDel="009F36F3">
              <w:rPr>
                <w:noProof/>
                <w:webHidden/>
              </w:rPr>
              <w:tab/>
            </w:r>
          </w:del>
          <w:del w:id="313" w:author="Johannes Breytenbach" w:date="2017-01-07T12:15:00Z">
            <w:r w:rsidDel="00957A1D">
              <w:rPr>
                <w:noProof/>
                <w:webHidden/>
              </w:rPr>
              <w:delText>13</w:delText>
            </w:r>
          </w:del>
        </w:p>
        <w:p w14:paraId="29A445FF" w14:textId="30189644" w:rsidR="0086655E" w:rsidRDefault="0086655E">
          <w:pPr>
            <w:rPr>
              <w:ins w:id="314" w:author="Johannes Breytenbach" w:date="2017-01-07T12:14:00Z"/>
            </w:rPr>
          </w:pPr>
          <w:ins w:id="315" w:author="Johannes Breytenbach" w:date="2017-01-07T12:14:00Z">
            <w:r>
              <w:rPr>
                <w:b/>
                <w:bCs/>
                <w:noProof/>
              </w:rPr>
              <w:fldChar w:fldCharType="end"/>
            </w:r>
          </w:ins>
        </w:p>
        <w:customXmlInsRangeStart w:id="316" w:author="Johannes Breytenbach" w:date="2017-01-07T12:14:00Z"/>
      </w:sdtContent>
    </w:sdt>
    <w:customXmlInsRangeEnd w:id="316"/>
    <w:p w14:paraId="1E1E084D" w14:textId="77777777" w:rsidR="005A3A5C" w:rsidRDefault="005A3A5C">
      <w:pPr>
        <w:rPr>
          <w:ins w:id="317" w:author="Johannes Breytenbach" w:date="2017-01-07T12:13:00Z"/>
          <w:rFonts w:ascii="Times New Roman" w:eastAsiaTheme="majorEastAsia" w:hAnsi="Times New Roman" w:cs="Times New Roman"/>
          <w:b/>
          <w:color w:val="365F91" w:themeColor="accent1" w:themeShade="BF"/>
          <w:sz w:val="28"/>
          <w:szCs w:val="28"/>
        </w:rPr>
      </w:pPr>
      <w:ins w:id="318" w:author="Johannes Breytenbach" w:date="2017-01-07T12:13:00Z">
        <w:r>
          <w:rPr>
            <w:rFonts w:ascii="Times New Roman" w:hAnsi="Times New Roman" w:cs="Times New Roman"/>
            <w:b/>
            <w:sz w:val="28"/>
            <w:szCs w:val="28"/>
          </w:rPr>
          <w:br w:type="page"/>
        </w:r>
      </w:ins>
    </w:p>
    <w:p w14:paraId="01314273" w14:textId="77777777" w:rsidR="002C03A2" w:rsidRPr="009C0CC1" w:rsidDel="005A3A5C" w:rsidRDefault="002C03A2">
      <w:pPr>
        <w:pStyle w:val="PlainText"/>
        <w:rPr>
          <w:del w:id="319" w:author="Johannes Breytenbach" w:date="2017-01-07T12:13:00Z"/>
          <w:rFonts w:ascii="Times New Roman" w:hAnsi="Times New Roman" w:cs="Times New Roman"/>
          <w:b/>
          <w:sz w:val="28"/>
          <w:szCs w:val="28"/>
        </w:rPr>
        <w:pPrChange w:id="320" w:author="Johannes Breytenbach" w:date="2017-01-07T12:13:00Z">
          <w:pPr>
            <w:pStyle w:val="PlainText"/>
            <w:jc w:val="center"/>
          </w:pPr>
        </w:pPrChange>
      </w:pPr>
    </w:p>
    <w:p w14:paraId="59CEEC66" w14:textId="77777777" w:rsidR="00075356" w:rsidDel="00FD7C6F" w:rsidRDefault="00075356" w:rsidP="0007411D">
      <w:pPr>
        <w:pStyle w:val="PlainText"/>
        <w:rPr>
          <w:ins w:id="321" w:author="Johannes Breytenbach" w:date="2017-01-05T08:51:00Z"/>
          <w:del w:id="322" w:author="TerryA" w:date="2017-01-06T09:33:00Z"/>
          <w:rFonts w:ascii="Times New Roman" w:hAnsi="Times New Roman" w:cs="Times New Roman"/>
          <w:sz w:val="20"/>
          <w:szCs w:val="20"/>
        </w:rPr>
      </w:pPr>
    </w:p>
    <w:p w14:paraId="724FEEDA" w14:textId="77777777" w:rsidR="00075356" w:rsidRDefault="00075356">
      <w:pPr>
        <w:pStyle w:val="Heading1"/>
        <w:rPr>
          <w:ins w:id="323" w:author="Johannes Breytenbach" w:date="2017-01-05T08:57:00Z"/>
        </w:rPr>
        <w:pPrChange w:id="324" w:author="Johannes Breytenbach" w:date="2017-01-05T08:57:00Z">
          <w:pPr>
            <w:pStyle w:val="PlainText"/>
          </w:pPr>
        </w:pPrChange>
      </w:pPr>
      <w:bookmarkStart w:id="325" w:name="_Toc474766663"/>
      <w:ins w:id="326" w:author="Johannes Breytenbach" w:date="2017-01-05T08:57:00Z">
        <w:r>
          <w:t>Overview</w:t>
        </w:r>
        <w:bookmarkEnd w:id="325"/>
      </w:ins>
    </w:p>
    <w:p w14:paraId="7F8B18C7" w14:textId="50367C89" w:rsidR="00F939B4" w:rsidRDefault="00814A18" w:rsidP="00964B93">
      <w:pPr>
        <w:pStyle w:val="PlainText"/>
        <w:rPr>
          <w:ins w:id="327" w:author="Johannes Breytenbach" w:date="2017-01-05T09:03:00Z"/>
          <w:rFonts w:ascii="Times New Roman" w:hAnsi="Times New Roman" w:cs="Times New Roman"/>
          <w:sz w:val="20"/>
          <w:szCs w:val="20"/>
        </w:rPr>
      </w:pPr>
      <w:ins w:id="328" w:author="Johannes Breytenbach" w:date="2017-01-10T13:25:00Z">
        <w:r>
          <w:rPr>
            <w:rFonts w:ascii="Times New Roman" w:hAnsi="Times New Roman" w:cs="Times New Roman"/>
            <w:sz w:val="20"/>
            <w:szCs w:val="20"/>
          </w:rPr>
          <w:t>OZcoin, Inc</w:t>
        </w:r>
      </w:ins>
      <w:ins w:id="329" w:author="Johannes Breytenbach" w:date="2017-01-06T10:53:00Z">
        <w:r w:rsidR="004A6A49">
          <w:rPr>
            <w:rFonts w:ascii="Times New Roman" w:hAnsi="Times New Roman" w:cs="Times New Roman"/>
            <w:sz w:val="20"/>
            <w:szCs w:val="20"/>
          </w:rPr>
          <w:t xml:space="preserve">. </w:t>
        </w:r>
      </w:ins>
      <w:ins w:id="330" w:author="Johannes Breytenbach" w:date="2017-01-06T10:54:00Z">
        <w:r w:rsidR="004A6A49">
          <w:rPr>
            <w:rFonts w:ascii="Times New Roman" w:hAnsi="Times New Roman" w:cs="Times New Roman"/>
            <w:sz w:val="20"/>
            <w:szCs w:val="20"/>
          </w:rPr>
          <w:t xml:space="preserve">has a </w:t>
        </w:r>
      </w:ins>
      <w:ins w:id="331" w:author="Johannes Breytenbach" w:date="2017-01-06T10:53:00Z">
        <w:r w:rsidR="004A6A49">
          <w:rPr>
            <w:rFonts w:ascii="Times New Roman" w:hAnsi="Times New Roman" w:cs="Times New Roman"/>
            <w:sz w:val="20"/>
            <w:szCs w:val="20"/>
          </w:rPr>
          <w:t>system</w:t>
        </w:r>
      </w:ins>
      <w:ins w:id="332" w:author="Johannes Breytenbach" w:date="2017-01-06T10:37:00Z">
        <w:r w:rsidR="00D67D8D">
          <w:rPr>
            <w:rFonts w:ascii="Times New Roman" w:hAnsi="Times New Roman" w:cs="Times New Roman"/>
            <w:sz w:val="20"/>
            <w:szCs w:val="20"/>
          </w:rPr>
          <w:t xml:space="preserve"> </w:t>
        </w:r>
      </w:ins>
      <w:ins w:id="333" w:author="Johannes Breytenbach" w:date="2017-01-06T10:53:00Z">
        <w:r w:rsidR="004A6A49">
          <w:rPr>
            <w:rFonts w:ascii="Times New Roman" w:hAnsi="Times New Roman" w:cs="Times New Roman"/>
            <w:sz w:val="20"/>
            <w:szCs w:val="20"/>
          </w:rPr>
          <w:t xml:space="preserve">(the </w:t>
        </w:r>
      </w:ins>
      <w:ins w:id="334" w:author="Johannes Breytenbach" w:date="2017-01-05T08:51:00Z">
        <w:r w:rsidR="00075356">
          <w:rPr>
            <w:rFonts w:ascii="Times New Roman" w:hAnsi="Times New Roman" w:cs="Times New Roman"/>
            <w:sz w:val="20"/>
            <w:szCs w:val="20"/>
          </w:rPr>
          <w:t>OZcoin</w:t>
        </w:r>
      </w:ins>
      <w:ins w:id="335" w:author="Johannes Breytenbach" w:date="2017-01-06T10:37:00Z">
        <w:r w:rsidR="00D67D8D">
          <w:rPr>
            <w:rFonts w:ascii="Times New Roman" w:hAnsi="Times New Roman" w:cs="Times New Roman"/>
            <w:sz w:val="20"/>
            <w:szCs w:val="20"/>
          </w:rPr>
          <w:t xml:space="preserve"> Platfor</w:t>
        </w:r>
      </w:ins>
      <w:ins w:id="336" w:author="Johannes Breytenbach" w:date="2017-01-06T10:46:00Z">
        <w:r w:rsidR="009E54A9">
          <w:rPr>
            <w:rFonts w:ascii="Times New Roman" w:hAnsi="Times New Roman" w:cs="Times New Roman"/>
            <w:sz w:val="20"/>
            <w:szCs w:val="20"/>
          </w:rPr>
          <w:t>m</w:t>
        </w:r>
      </w:ins>
      <w:ins w:id="337" w:author="Johannes Breytenbach" w:date="2017-01-06T10:53:00Z">
        <w:r w:rsidR="004A6A49">
          <w:rPr>
            <w:rFonts w:ascii="Times New Roman" w:hAnsi="Times New Roman" w:cs="Times New Roman"/>
            <w:sz w:val="20"/>
            <w:szCs w:val="20"/>
          </w:rPr>
          <w:t>)</w:t>
        </w:r>
      </w:ins>
      <w:ins w:id="338" w:author="Johannes Breytenbach" w:date="2017-01-06T10:54:00Z">
        <w:r w:rsidR="004A6A49">
          <w:rPr>
            <w:rFonts w:ascii="Times New Roman" w:hAnsi="Times New Roman" w:cs="Times New Roman"/>
            <w:sz w:val="20"/>
            <w:szCs w:val="20"/>
          </w:rPr>
          <w:t xml:space="preserve"> that</w:t>
        </w:r>
      </w:ins>
      <w:ins w:id="339" w:author="Johannes Breytenbach" w:date="2017-01-05T08:51:00Z">
        <w:r w:rsidR="00075356">
          <w:rPr>
            <w:rFonts w:ascii="Times New Roman" w:hAnsi="Times New Roman" w:cs="Times New Roman"/>
            <w:sz w:val="20"/>
            <w:szCs w:val="20"/>
          </w:rPr>
          <w:t xml:space="preserve"> provides an alternative funding mechanism for </w:t>
        </w:r>
      </w:ins>
      <w:ins w:id="340" w:author="Johannes Breytenbach" w:date="2017-01-05T09:04:00Z">
        <w:r w:rsidR="00F939B4">
          <w:rPr>
            <w:rFonts w:ascii="Times New Roman" w:hAnsi="Times New Roman" w:cs="Times New Roman"/>
            <w:sz w:val="20"/>
            <w:szCs w:val="20"/>
          </w:rPr>
          <w:t xml:space="preserve">ABC </w:t>
        </w:r>
      </w:ins>
      <w:ins w:id="341" w:author="Johannes Breytenbach" w:date="2017-01-20T10:59:00Z">
        <w:r w:rsidR="00574736">
          <w:rPr>
            <w:rFonts w:ascii="Times New Roman" w:hAnsi="Times New Roman" w:cs="Times New Roman"/>
            <w:sz w:val="20"/>
            <w:szCs w:val="20"/>
          </w:rPr>
          <w:t>Gold</w:t>
        </w:r>
      </w:ins>
      <w:ins w:id="342" w:author="Johannes Breytenbach" w:date="2017-01-05T08:51:00Z">
        <w:r w:rsidR="00F939B4">
          <w:rPr>
            <w:rFonts w:ascii="Times New Roman" w:hAnsi="Times New Roman" w:cs="Times New Roman"/>
            <w:sz w:val="20"/>
            <w:szCs w:val="20"/>
          </w:rPr>
          <w:t xml:space="preserve"> company</w:t>
        </w:r>
      </w:ins>
      <w:ins w:id="343" w:author="Johannes Breytenbach" w:date="2017-01-05T09:11:00Z">
        <w:r w:rsidR="0072181A">
          <w:rPr>
            <w:rFonts w:ascii="Times New Roman" w:hAnsi="Times New Roman" w:cs="Times New Roman"/>
            <w:sz w:val="20"/>
            <w:szCs w:val="20"/>
          </w:rPr>
          <w:t xml:space="preserve"> (</w:t>
        </w:r>
        <w:del w:id="344" w:author="Terry" w:date="2017-01-11T21:35:00Z">
          <w:r w:rsidR="0072181A" w:rsidDel="00964B93">
            <w:rPr>
              <w:rFonts w:ascii="Times New Roman" w:hAnsi="Times New Roman" w:cs="Times New Roman"/>
              <w:sz w:val="20"/>
              <w:szCs w:val="20"/>
            </w:rPr>
            <w:delText>c</w:delText>
          </w:r>
        </w:del>
      </w:ins>
      <w:ins w:id="345" w:author="Terry" w:date="2017-01-11T21:35:00Z">
        <w:r w:rsidR="00964B93">
          <w:rPr>
            <w:rFonts w:ascii="Times New Roman" w:hAnsi="Times New Roman" w:cs="Times New Roman"/>
            <w:sz w:val="20"/>
            <w:szCs w:val="20"/>
          </w:rPr>
          <w:t>C</w:t>
        </w:r>
      </w:ins>
      <w:ins w:id="346" w:author="Johannes Breytenbach" w:date="2017-01-05T09:11:00Z">
        <w:r w:rsidR="0072181A">
          <w:rPr>
            <w:rFonts w:ascii="Times New Roman" w:hAnsi="Times New Roman" w:cs="Times New Roman"/>
            <w:sz w:val="20"/>
            <w:szCs w:val="20"/>
          </w:rPr>
          <w:t>ompany)</w:t>
        </w:r>
      </w:ins>
      <w:ins w:id="347" w:author="Johannes Breytenbach" w:date="2017-01-05T08:51:00Z">
        <w:r w:rsidR="00075356">
          <w:rPr>
            <w:rFonts w:ascii="Times New Roman" w:hAnsi="Times New Roman" w:cs="Times New Roman"/>
            <w:sz w:val="20"/>
            <w:szCs w:val="20"/>
          </w:rPr>
          <w:t>.</w:t>
        </w:r>
      </w:ins>
      <w:ins w:id="348" w:author="Johannes Breytenbach" w:date="2017-01-05T08:52:00Z">
        <w:r w:rsidR="00075356">
          <w:rPr>
            <w:rFonts w:ascii="Times New Roman" w:hAnsi="Times New Roman" w:cs="Times New Roman"/>
            <w:sz w:val="20"/>
            <w:szCs w:val="20"/>
          </w:rPr>
          <w:t xml:space="preserve"> </w:t>
        </w:r>
      </w:ins>
      <w:ins w:id="349" w:author="Johannes Breytenbach" w:date="2017-01-05T08:53:00Z">
        <w:r w:rsidR="00F939B4">
          <w:rPr>
            <w:rFonts w:ascii="Times New Roman" w:hAnsi="Times New Roman" w:cs="Times New Roman"/>
            <w:sz w:val="20"/>
            <w:szCs w:val="20"/>
          </w:rPr>
          <w:t xml:space="preserve">This is achieved through a </w:t>
        </w:r>
      </w:ins>
      <w:ins w:id="350" w:author="Johannes Breytenbach" w:date="2017-01-05T08:59:00Z">
        <w:r w:rsidR="00F939B4" w:rsidRPr="009C0CC1">
          <w:rPr>
            <w:rFonts w:ascii="Times New Roman" w:hAnsi="Times New Roman" w:cs="Times New Roman"/>
            <w:sz w:val="20"/>
            <w:szCs w:val="20"/>
          </w:rPr>
          <w:t>Cryptocurre</w:t>
        </w:r>
        <w:r w:rsidR="00F939B4">
          <w:rPr>
            <w:rFonts w:ascii="Times New Roman" w:hAnsi="Times New Roman" w:cs="Times New Roman"/>
            <w:sz w:val="20"/>
            <w:szCs w:val="20"/>
          </w:rPr>
          <w:t>n</w:t>
        </w:r>
        <w:r w:rsidR="00F939B4" w:rsidRPr="009C0CC1">
          <w:rPr>
            <w:rFonts w:ascii="Times New Roman" w:hAnsi="Times New Roman" w:cs="Times New Roman"/>
            <w:sz w:val="20"/>
            <w:szCs w:val="20"/>
          </w:rPr>
          <w:t>cy</w:t>
        </w:r>
      </w:ins>
      <w:ins w:id="351" w:author="Johannes Breytenbach" w:date="2017-01-06T10:47:00Z">
        <w:r w:rsidR="009E54A9">
          <w:rPr>
            <w:rFonts w:ascii="Times New Roman" w:hAnsi="Times New Roman" w:cs="Times New Roman"/>
            <w:sz w:val="20"/>
            <w:szCs w:val="20"/>
          </w:rPr>
          <w:t xml:space="preserve"> (</w:t>
        </w:r>
      </w:ins>
      <w:ins w:id="352" w:author="Johannes Breytenbach" w:date="2017-01-10T17:27:00Z">
        <w:r w:rsidR="00F30C01">
          <w:rPr>
            <w:rFonts w:ascii="Times New Roman" w:hAnsi="Times New Roman" w:cs="Times New Roman"/>
            <w:sz w:val="20"/>
            <w:szCs w:val="20"/>
          </w:rPr>
          <w:t>OZcoins</w:t>
        </w:r>
      </w:ins>
      <w:ins w:id="353" w:author="Johannes Breytenbach" w:date="2017-01-06T10:47:00Z">
        <w:r w:rsidR="009E54A9">
          <w:rPr>
            <w:rFonts w:ascii="Times New Roman" w:hAnsi="Times New Roman" w:cs="Times New Roman"/>
            <w:sz w:val="20"/>
            <w:szCs w:val="20"/>
          </w:rPr>
          <w:t>)</w:t>
        </w:r>
      </w:ins>
      <w:ins w:id="354" w:author="Johannes Breytenbach" w:date="2017-01-05T08:59:00Z">
        <w:r w:rsidR="00F939B4">
          <w:rPr>
            <w:rFonts w:ascii="Times New Roman" w:hAnsi="Times New Roman" w:cs="Times New Roman"/>
            <w:sz w:val="20"/>
            <w:szCs w:val="20"/>
          </w:rPr>
          <w:t xml:space="preserve"> that </w:t>
        </w:r>
      </w:ins>
      <w:ins w:id="355" w:author="TerryA" w:date="2017-01-11T09:25:00Z">
        <w:r w:rsidR="00A77404">
          <w:rPr>
            <w:rFonts w:ascii="Times New Roman" w:hAnsi="Times New Roman" w:cs="Times New Roman"/>
            <w:sz w:val="20"/>
            <w:szCs w:val="20"/>
          </w:rPr>
          <w:t xml:space="preserve">are </w:t>
        </w:r>
      </w:ins>
      <w:ins w:id="356" w:author="Johannes Breytenbach" w:date="2017-01-05T08:59:00Z">
        <w:del w:id="357" w:author="TerryA" w:date="2017-01-11T09:25:00Z">
          <w:r w:rsidR="00F939B4" w:rsidDel="00A77404">
            <w:rPr>
              <w:rFonts w:ascii="Times New Roman" w:hAnsi="Times New Roman" w:cs="Times New Roman"/>
              <w:sz w:val="20"/>
              <w:szCs w:val="20"/>
            </w:rPr>
            <w:delText xml:space="preserve">is </w:delText>
          </w:r>
        </w:del>
        <w:r w:rsidR="00F939B4">
          <w:rPr>
            <w:rFonts w:ascii="Times New Roman" w:hAnsi="Times New Roman" w:cs="Times New Roman"/>
            <w:sz w:val="20"/>
            <w:szCs w:val="20"/>
          </w:rPr>
          <w:t xml:space="preserve">100% backed by </w:t>
        </w:r>
      </w:ins>
      <w:ins w:id="358" w:author="TerryA" w:date="2017-01-06T08:58:00Z">
        <w:del w:id="359" w:author="Johannes Breytenbach" w:date="2017-01-20T10:59:00Z">
          <w:r w:rsidR="00124A98" w:rsidDel="00574736">
            <w:rPr>
              <w:rFonts w:ascii="Times New Roman" w:hAnsi="Times New Roman" w:cs="Times New Roman"/>
              <w:sz w:val="20"/>
              <w:szCs w:val="20"/>
            </w:rPr>
            <w:delText>silver</w:delText>
          </w:r>
        </w:del>
      </w:ins>
      <w:ins w:id="360" w:author="Johannes Breytenbach" w:date="2017-01-20T10:59:00Z">
        <w:r w:rsidR="00574736">
          <w:rPr>
            <w:rFonts w:ascii="Times New Roman" w:hAnsi="Times New Roman" w:cs="Times New Roman"/>
            <w:sz w:val="20"/>
            <w:szCs w:val="20"/>
          </w:rPr>
          <w:t>gold</w:t>
        </w:r>
      </w:ins>
      <w:ins w:id="361" w:author="TerryA" w:date="2017-01-06T08:58:00Z">
        <w:r w:rsidR="00124A98">
          <w:rPr>
            <w:rFonts w:ascii="Times New Roman" w:hAnsi="Times New Roman" w:cs="Times New Roman"/>
            <w:sz w:val="20"/>
            <w:szCs w:val="20"/>
          </w:rPr>
          <w:t xml:space="preserve">, </w:t>
        </w:r>
      </w:ins>
      <w:ins w:id="362" w:author="TerryA" w:date="2017-01-06T09:01:00Z">
        <w:r w:rsidR="00B752CD">
          <w:rPr>
            <w:rFonts w:ascii="Times New Roman" w:hAnsi="Times New Roman" w:cs="Times New Roman"/>
            <w:sz w:val="20"/>
            <w:szCs w:val="20"/>
          </w:rPr>
          <w:t xml:space="preserve">a combination of one third </w:t>
        </w:r>
      </w:ins>
      <w:ins w:id="363" w:author="TerryA" w:date="2017-01-06T09:02:00Z">
        <w:r w:rsidR="00B752CD">
          <w:rPr>
            <w:rFonts w:ascii="Times New Roman" w:hAnsi="Times New Roman" w:cs="Times New Roman"/>
            <w:sz w:val="20"/>
            <w:szCs w:val="20"/>
          </w:rPr>
          <w:t xml:space="preserve">(1/3) </w:t>
        </w:r>
      </w:ins>
      <w:ins w:id="364" w:author="TerryA" w:date="2017-01-06T09:01:00Z">
        <w:r w:rsidR="00B752CD">
          <w:rPr>
            <w:rFonts w:ascii="Times New Roman" w:hAnsi="Times New Roman" w:cs="Times New Roman"/>
            <w:sz w:val="20"/>
            <w:szCs w:val="20"/>
          </w:rPr>
          <w:t xml:space="preserve">physical </w:t>
        </w:r>
        <w:del w:id="365" w:author="Johannes Breytenbach" w:date="2017-01-20T10:59:00Z">
          <w:r w:rsidR="00B752CD" w:rsidDel="00574736">
            <w:rPr>
              <w:rFonts w:ascii="Times New Roman" w:hAnsi="Times New Roman" w:cs="Times New Roman"/>
              <w:sz w:val="20"/>
              <w:szCs w:val="20"/>
            </w:rPr>
            <w:delText>silver</w:delText>
          </w:r>
        </w:del>
      </w:ins>
      <w:ins w:id="366" w:author="Johannes Breytenbach" w:date="2017-01-20T10:59:00Z">
        <w:r w:rsidR="00574736">
          <w:rPr>
            <w:rFonts w:ascii="Times New Roman" w:hAnsi="Times New Roman" w:cs="Times New Roman"/>
            <w:sz w:val="20"/>
            <w:szCs w:val="20"/>
          </w:rPr>
          <w:t>gold</w:t>
        </w:r>
      </w:ins>
      <w:ins w:id="367" w:author="TerryA" w:date="2017-01-06T09:01:00Z">
        <w:r w:rsidR="00B752CD">
          <w:rPr>
            <w:rFonts w:ascii="Times New Roman" w:hAnsi="Times New Roman" w:cs="Times New Roman"/>
            <w:sz w:val="20"/>
            <w:szCs w:val="20"/>
          </w:rPr>
          <w:t xml:space="preserve"> and two thirds (2/3) contract</w:t>
        </w:r>
      </w:ins>
      <w:ins w:id="368" w:author="TerryA" w:date="2017-01-06T09:03:00Z">
        <w:r w:rsidR="00B752CD">
          <w:rPr>
            <w:rFonts w:ascii="Times New Roman" w:hAnsi="Times New Roman" w:cs="Times New Roman"/>
            <w:sz w:val="20"/>
            <w:szCs w:val="20"/>
          </w:rPr>
          <w:t xml:space="preserve">-for-future-delivery for </w:t>
        </w:r>
      </w:ins>
      <w:ins w:id="369" w:author="TerryA" w:date="2017-01-06T08:54:00Z">
        <w:del w:id="370" w:author="Johannes Breytenbach" w:date="2017-01-20T10:59:00Z">
          <w:r w:rsidR="00124A98" w:rsidDel="00574736">
            <w:rPr>
              <w:rFonts w:ascii="Times New Roman" w:hAnsi="Times New Roman" w:cs="Times New Roman"/>
              <w:sz w:val="20"/>
              <w:szCs w:val="20"/>
            </w:rPr>
            <w:delText>silver</w:delText>
          </w:r>
        </w:del>
      </w:ins>
      <w:ins w:id="371" w:author="Johannes Breytenbach" w:date="2017-01-20T10:59:00Z">
        <w:r w:rsidR="00574736">
          <w:rPr>
            <w:rFonts w:ascii="Times New Roman" w:hAnsi="Times New Roman" w:cs="Times New Roman"/>
            <w:sz w:val="20"/>
            <w:szCs w:val="20"/>
          </w:rPr>
          <w:t>gold</w:t>
        </w:r>
      </w:ins>
      <w:ins w:id="372" w:author="TerryA" w:date="2017-01-06T08:54:00Z">
        <w:r w:rsidR="00124A98">
          <w:rPr>
            <w:rFonts w:ascii="Times New Roman" w:hAnsi="Times New Roman" w:cs="Times New Roman"/>
            <w:sz w:val="20"/>
            <w:szCs w:val="20"/>
          </w:rPr>
          <w:t xml:space="preserve"> </w:t>
        </w:r>
      </w:ins>
      <w:ins w:id="373" w:author="TerryA" w:date="2017-01-06T09:03:00Z">
        <w:r w:rsidR="00B752CD">
          <w:rPr>
            <w:rFonts w:ascii="Times New Roman" w:hAnsi="Times New Roman" w:cs="Times New Roman"/>
            <w:sz w:val="20"/>
            <w:szCs w:val="20"/>
          </w:rPr>
          <w:t xml:space="preserve">from </w:t>
        </w:r>
      </w:ins>
      <w:ins w:id="374" w:author="Johannes Breytenbach" w:date="2017-01-05T08:59:00Z">
        <w:r w:rsidR="00F939B4">
          <w:rPr>
            <w:rFonts w:ascii="Times New Roman" w:hAnsi="Times New Roman" w:cs="Times New Roman"/>
            <w:sz w:val="20"/>
            <w:szCs w:val="20"/>
          </w:rPr>
          <w:t>the company</w:t>
        </w:r>
      </w:ins>
      <w:ins w:id="375" w:author="Johannes Breytenbach" w:date="2017-01-05T09:00:00Z">
        <w:r w:rsidR="00F939B4">
          <w:rPr>
            <w:rFonts w:ascii="Times New Roman" w:hAnsi="Times New Roman" w:cs="Times New Roman"/>
            <w:sz w:val="20"/>
            <w:szCs w:val="20"/>
          </w:rPr>
          <w:t xml:space="preserve">’s </w:t>
        </w:r>
      </w:ins>
      <w:ins w:id="376" w:author="Johannes Breytenbach" w:date="2017-01-05T09:01:00Z">
        <w:r w:rsidR="00F939B4">
          <w:rPr>
            <w:rFonts w:ascii="Times New Roman" w:hAnsi="Times New Roman" w:cs="Times New Roman"/>
            <w:sz w:val="20"/>
            <w:szCs w:val="20"/>
          </w:rPr>
          <w:t xml:space="preserve">proven </w:t>
        </w:r>
      </w:ins>
      <w:ins w:id="377" w:author="Johannes Breytenbach" w:date="2017-01-20T10:59:00Z">
        <w:r w:rsidR="00574736">
          <w:rPr>
            <w:rFonts w:ascii="Times New Roman" w:hAnsi="Times New Roman" w:cs="Times New Roman"/>
            <w:sz w:val="20"/>
            <w:szCs w:val="20"/>
          </w:rPr>
          <w:t>gold</w:t>
        </w:r>
      </w:ins>
      <w:ins w:id="378" w:author="Johannes Breytenbach" w:date="2017-01-05T09:05:00Z">
        <w:r w:rsidR="00F939B4">
          <w:rPr>
            <w:rFonts w:ascii="Times New Roman" w:hAnsi="Times New Roman" w:cs="Times New Roman"/>
            <w:sz w:val="20"/>
            <w:szCs w:val="20"/>
          </w:rPr>
          <w:t xml:space="preserve"> </w:t>
        </w:r>
      </w:ins>
      <w:ins w:id="379" w:author="Johannes Breytenbach" w:date="2017-01-05T09:00:00Z">
        <w:r w:rsidR="00F939B4">
          <w:rPr>
            <w:rFonts w:ascii="Times New Roman" w:hAnsi="Times New Roman" w:cs="Times New Roman"/>
            <w:sz w:val="20"/>
            <w:szCs w:val="20"/>
          </w:rPr>
          <w:t>resource</w:t>
        </w:r>
      </w:ins>
      <w:ins w:id="380" w:author="Johannes Breytenbach" w:date="2017-01-05T09:02:00Z">
        <w:r w:rsidR="00F939B4">
          <w:rPr>
            <w:rFonts w:ascii="Times New Roman" w:hAnsi="Times New Roman" w:cs="Times New Roman"/>
            <w:sz w:val="20"/>
            <w:szCs w:val="20"/>
          </w:rPr>
          <w:t>s</w:t>
        </w:r>
      </w:ins>
      <w:ins w:id="381" w:author="Johannes Breytenbach" w:date="2017-01-05T09:01:00Z">
        <w:r w:rsidR="00F939B4">
          <w:rPr>
            <w:rFonts w:ascii="Times New Roman" w:hAnsi="Times New Roman" w:cs="Times New Roman"/>
            <w:sz w:val="20"/>
            <w:szCs w:val="20"/>
          </w:rPr>
          <w:t>.</w:t>
        </w:r>
      </w:ins>
      <w:ins w:id="382" w:author="Johannes Breytenbach" w:date="2017-01-05T09:02:00Z">
        <w:r w:rsidR="00F939B4">
          <w:rPr>
            <w:rFonts w:ascii="Times New Roman" w:hAnsi="Times New Roman" w:cs="Times New Roman"/>
            <w:sz w:val="20"/>
            <w:szCs w:val="20"/>
          </w:rPr>
          <w:t xml:space="preserve"> </w:t>
        </w:r>
      </w:ins>
    </w:p>
    <w:p w14:paraId="1642869A" w14:textId="77777777" w:rsidR="00F939B4" w:rsidRDefault="00F939B4" w:rsidP="0007411D">
      <w:pPr>
        <w:pStyle w:val="PlainText"/>
        <w:rPr>
          <w:ins w:id="383" w:author="Johannes Breytenbach" w:date="2017-01-05T09:03:00Z"/>
          <w:rFonts w:ascii="Times New Roman" w:hAnsi="Times New Roman" w:cs="Times New Roman"/>
          <w:sz w:val="20"/>
          <w:szCs w:val="20"/>
        </w:rPr>
      </w:pPr>
    </w:p>
    <w:p w14:paraId="1132829D" w14:textId="6AE6FCB3" w:rsidR="0072181A" w:rsidRDefault="00884601">
      <w:pPr>
        <w:pStyle w:val="PlainText"/>
        <w:ind w:left="50"/>
        <w:rPr>
          <w:ins w:id="384" w:author="Johannes Breytenbach" w:date="2017-01-05T09:16:00Z"/>
          <w:rFonts w:ascii="Times New Roman" w:hAnsi="Times New Roman" w:cs="Times New Roman"/>
          <w:sz w:val="20"/>
          <w:szCs w:val="20"/>
        </w:rPr>
        <w:pPrChange w:id="385" w:author="Johannes Breytenbach" w:date="2017-01-06T11:30:00Z">
          <w:pPr>
            <w:pStyle w:val="PlainText"/>
          </w:pPr>
        </w:pPrChange>
      </w:pPr>
      <w:ins w:id="386" w:author="Johannes Breytenbach" w:date="2017-01-05T09:21:00Z">
        <w:r>
          <w:rPr>
            <w:rFonts w:ascii="Times New Roman" w:hAnsi="Times New Roman" w:cs="Times New Roman"/>
            <w:sz w:val="20"/>
            <w:szCs w:val="20"/>
          </w:rPr>
          <w:t xml:space="preserve">Although the Cryptocurrency is 100% backed by </w:t>
        </w:r>
      </w:ins>
      <w:ins w:id="387" w:author="Johannes Breytenbach" w:date="2017-01-20T10:59:00Z">
        <w:r w:rsidR="00574736">
          <w:rPr>
            <w:rFonts w:ascii="Times New Roman" w:hAnsi="Times New Roman" w:cs="Times New Roman"/>
            <w:sz w:val="20"/>
            <w:szCs w:val="20"/>
          </w:rPr>
          <w:t>gold</w:t>
        </w:r>
      </w:ins>
      <w:ins w:id="388" w:author="Johannes Breytenbach" w:date="2017-01-05T09:21:00Z">
        <w:r>
          <w:rPr>
            <w:rFonts w:ascii="Times New Roman" w:hAnsi="Times New Roman" w:cs="Times New Roman"/>
            <w:sz w:val="20"/>
            <w:szCs w:val="20"/>
          </w:rPr>
          <w:t xml:space="preserve">, it would not be redeemable for physical </w:t>
        </w:r>
      </w:ins>
      <w:ins w:id="389" w:author="Johannes Breytenbach" w:date="2017-01-20T10:59:00Z">
        <w:r w:rsidR="00574736">
          <w:rPr>
            <w:rFonts w:ascii="Times New Roman" w:hAnsi="Times New Roman" w:cs="Times New Roman"/>
            <w:sz w:val="20"/>
            <w:szCs w:val="20"/>
          </w:rPr>
          <w:t>gold</w:t>
        </w:r>
      </w:ins>
      <w:ins w:id="390" w:author="Johannes Breytenbach" w:date="2017-01-05T09:21:00Z">
        <w:r>
          <w:rPr>
            <w:rFonts w:ascii="Times New Roman" w:hAnsi="Times New Roman" w:cs="Times New Roman"/>
            <w:sz w:val="20"/>
            <w:szCs w:val="20"/>
          </w:rPr>
          <w:t xml:space="preserve"> for a period of 5 years from </w:t>
        </w:r>
      </w:ins>
      <w:ins w:id="391" w:author="TerryA" w:date="2017-01-06T08:55:00Z">
        <w:r w:rsidR="00124A98">
          <w:rPr>
            <w:rFonts w:ascii="Times New Roman" w:hAnsi="Times New Roman" w:cs="Times New Roman"/>
            <w:sz w:val="20"/>
            <w:szCs w:val="20"/>
          </w:rPr>
          <w:t>1st March 2017</w:t>
        </w:r>
      </w:ins>
      <w:ins w:id="392" w:author="Johannes Breytenbach" w:date="2017-01-05T09:21:00Z">
        <w:del w:id="393" w:author="TerryA" w:date="2017-01-06T08:55:00Z">
          <w:r w:rsidDel="00124A98">
            <w:rPr>
              <w:rFonts w:ascii="Times New Roman" w:hAnsi="Times New Roman" w:cs="Times New Roman"/>
              <w:sz w:val="20"/>
              <w:szCs w:val="20"/>
            </w:rPr>
            <w:delText>the date</w:delText>
          </w:r>
        </w:del>
      </w:ins>
      <w:ins w:id="394" w:author="Johannes Breytenbach" w:date="2017-01-06T10:47:00Z">
        <w:del w:id="395" w:author="TerryA" w:date="2017-01-06T08:55:00Z">
          <w:r w:rsidR="009E54A9" w:rsidDel="00124A98">
            <w:rPr>
              <w:rFonts w:ascii="Times New Roman" w:hAnsi="Times New Roman" w:cs="Times New Roman"/>
              <w:sz w:val="20"/>
              <w:szCs w:val="20"/>
            </w:rPr>
            <w:delText xml:space="preserve"> that</w:delText>
          </w:r>
        </w:del>
      </w:ins>
      <w:ins w:id="396" w:author="Johannes Breytenbach" w:date="2017-01-05T09:21:00Z">
        <w:del w:id="397" w:author="TerryA" w:date="2017-01-06T08:55:00Z">
          <w:r w:rsidDel="00124A98">
            <w:rPr>
              <w:rFonts w:ascii="Times New Roman" w:hAnsi="Times New Roman" w:cs="Times New Roman"/>
              <w:sz w:val="20"/>
              <w:szCs w:val="20"/>
            </w:rPr>
            <w:delText xml:space="preserve"> the </w:delText>
          </w:r>
        </w:del>
      </w:ins>
      <w:ins w:id="398" w:author="Johannes Breytenbach" w:date="2017-01-06T10:37:00Z">
        <w:del w:id="399" w:author="TerryA" w:date="2017-01-06T08:55:00Z">
          <w:r w:rsidR="00D67D8D" w:rsidDel="00124A98">
            <w:rPr>
              <w:rFonts w:ascii="Times New Roman" w:hAnsi="Times New Roman" w:cs="Times New Roman"/>
              <w:sz w:val="20"/>
              <w:szCs w:val="20"/>
            </w:rPr>
            <w:delText>fir</w:delText>
          </w:r>
        </w:del>
      </w:ins>
      <w:ins w:id="400" w:author="TerryA" w:date="2017-01-06T08:55:00Z">
        <w:r w:rsidR="00124A98">
          <w:rPr>
            <w:rFonts w:ascii="Times New Roman" w:hAnsi="Times New Roman" w:cs="Times New Roman"/>
            <w:sz w:val="20"/>
            <w:szCs w:val="20"/>
          </w:rPr>
          <w:t>, namely after 1</w:t>
        </w:r>
        <w:r w:rsidR="00124A98" w:rsidRPr="00124A98">
          <w:rPr>
            <w:rFonts w:ascii="Times New Roman" w:hAnsi="Times New Roman" w:cs="Times New Roman"/>
            <w:sz w:val="20"/>
            <w:szCs w:val="20"/>
            <w:vertAlign w:val="superscript"/>
            <w:rPrChange w:id="401" w:author="TerryA" w:date="2017-01-06T08:55:00Z">
              <w:rPr>
                <w:rFonts w:ascii="Times New Roman" w:hAnsi="Times New Roman" w:cs="Times New Roman"/>
                <w:sz w:val="20"/>
                <w:szCs w:val="20"/>
              </w:rPr>
            </w:rPrChange>
          </w:rPr>
          <w:t>st</w:t>
        </w:r>
        <w:r w:rsidR="00124A98">
          <w:rPr>
            <w:rFonts w:ascii="Times New Roman" w:hAnsi="Times New Roman" w:cs="Times New Roman"/>
            <w:sz w:val="20"/>
            <w:szCs w:val="20"/>
          </w:rPr>
          <w:t xml:space="preserve"> March 2022.</w:t>
        </w:r>
      </w:ins>
      <w:ins w:id="402" w:author="TerryA" w:date="2017-01-06T08:56:00Z">
        <w:r w:rsidR="00124A98">
          <w:rPr>
            <w:rFonts w:ascii="Times New Roman" w:hAnsi="Times New Roman" w:cs="Times New Roman"/>
            <w:sz w:val="20"/>
            <w:szCs w:val="20"/>
          </w:rPr>
          <w:t xml:space="preserve"> [</w:t>
        </w:r>
        <w:r w:rsidR="00124A98" w:rsidRPr="00124A98">
          <w:rPr>
            <w:rFonts w:ascii="Times New Roman" w:hAnsi="Times New Roman" w:cs="Times New Roman"/>
            <w:b/>
            <w:sz w:val="20"/>
            <w:szCs w:val="20"/>
            <w:rPrChange w:id="403" w:author="TerryA" w:date="2017-01-06T08:58:00Z">
              <w:rPr>
                <w:rFonts w:ascii="Times New Roman" w:hAnsi="Times New Roman" w:cs="Times New Roman"/>
                <w:sz w:val="20"/>
                <w:szCs w:val="20"/>
              </w:rPr>
            </w:rPrChange>
          </w:rPr>
          <w:t>NOTE</w:t>
        </w:r>
        <w:r w:rsidR="00124A98">
          <w:rPr>
            <w:rFonts w:ascii="Times New Roman" w:hAnsi="Times New Roman" w:cs="Times New Roman"/>
            <w:sz w:val="20"/>
            <w:szCs w:val="20"/>
          </w:rPr>
          <w:t xml:space="preserve">: No storage fees will be accrued nor will storage fees be </w:t>
        </w:r>
      </w:ins>
      <w:ins w:id="404" w:author="TerryA" w:date="2017-01-06T08:57:00Z">
        <w:r w:rsidR="00124A98">
          <w:rPr>
            <w:rFonts w:ascii="Times New Roman" w:hAnsi="Times New Roman" w:cs="Times New Roman"/>
            <w:sz w:val="20"/>
            <w:szCs w:val="20"/>
          </w:rPr>
          <w:t xml:space="preserve">charged to </w:t>
        </w:r>
      </w:ins>
      <w:ins w:id="405" w:author="TerryA" w:date="2017-01-06T08:56:00Z">
        <w:r w:rsidR="00124A98">
          <w:rPr>
            <w:rFonts w:ascii="Times New Roman" w:hAnsi="Times New Roman" w:cs="Times New Roman"/>
            <w:sz w:val="20"/>
            <w:szCs w:val="20"/>
          </w:rPr>
          <w:t xml:space="preserve">OZcoin </w:t>
        </w:r>
      </w:ins>
      <w:ins w:id="406" w:author="TerryA" w:date="2017-01-06T08:57:00Z">
        <w:r w:rsidR="00A77404">
          <w:rPr>
            <w:rFonts w:ascii="Times New Roman" w:hAnsi="Times New Roman" w:cs="Times New Roman"/>
            <w:sz w:val="20"/>
            <w:szCs w:val="20"/>
          </w:rPr>
          <w:t>owners</w:t>
        </w:r>
        <w:r w:rsidR="00124A98">
          <w:rPr>
            <w:rFonts w:ascii="Times New Roman" w:hAnsi="Times New Roman" w:cs="Times New Roman"/>
            <w:sz w:val="20"/>
            <w:szCs w:val="20"/>
          </w:rPr>
          <w:t>].</w:t>
        </w:r>
      </w:ins>
      <w:ins w:id="407" w:author="Johannes Breytenbach" w:date="2017-01-06T10:37:00Z">
        <w:del w:id="408" w:author="TerryA" w:date="2017-01-06T08:55:00Z">
          <w:r w:rsidR="00D67D8D" w:rsidDel="00124A98">
            <w:rPr>
              <w:rFonts w:ascii="Times New Roman" w:hAnsi="Times New Roman" w:cs="Times New Roman"/>
              <w:sz w:val="20"/>
              <w:szCs w:val="20"/>
            </w:rPr>
            <w:delText xml:space="preserve">st OZcoin Token </w:delText>
          </w:r>
        </w:del>
      </w:ins>
      <w:ins w:id="409" w:author="Johannes Breytenbach" w:date="2017-01-06T10:38:00Z">
        <w:del w:id="410" w:author="TerryA" w:date="2017-01-06T08:55:00Z">
          <w:r w:rsidR="00D67D8D" w:rsidDel="00124A98">
            <w:rPr>
              <w:rFonts w:ascii="Times New Roman" w:hAnsi="Times New Roman" w:cs="Times New Roman"/>
              <w:sz w:val="20"/>
              <w:szCs w:val="20"/>
            </w:rPr>
            <w:delText>are issued</w:delText>
          </w:r>
        </w:del>
      </w:ins>
      <w:ins w:id="411" w:author="Johannes Breytenbach" w:date="2017-01-05T09:21:00Z">
        <w:del w:id="412" w:author="TerryA" w:date="2017-01-06T08:55:00Z">
          <w:r w:rsidDel="00124A98">
            <w:rPr>
              <w:rFonts w:ascii="Times New Roman" w:hAnsi="Times New Roman" w:cs="Times New Roman"/>
              <w:sz w:val="20"/>
              <w:szCs w:val="20"/>
            </w:rPr>
            <w:delText>.</w:delText>
          </w:r>
        </w:del>
      </w:ins>
      <w:ins w:id="413" w:author="Johannes Breytenbach" w:date="2017-01-05T09:22:00Z">
        <w:r>
          <w:rPr>
            <w:rFonts w:ascii="Times New Roman" w:hAnsi="Times New Roman" w:cs="Times New Roman"/>
            <w:sz w:val="20"/>
            <w:szCs w:val="20"/>
          </w:rPr>
          <w:t xml:space="preserve"> </w:t>
        </w:r>
      </w:ins>
    </w:p>
    <w:p w14:paraId="59C96B25" w14:textId="77777777" w:rsidR="00884601" w:rsidRDefault="00884601">
      <w:pPr>
        <w:pStyle w:val="PlainText"/>
        <w:ind w:left="50"/>
        <w:rPr>
          <w:ins w:id="414" w:author="Johannes Breytenbach" w:date="2017-01-05T09:26:00Z"/>
          <w:rFonts w:ascii="Times New Roman" w:hAnsi="Times New Roman" w:cs="Times New Roman"/>
          <w:sz w:val="20"/>
          <w:szCs w:val="20"/>
        </w:rPr>
        <w:pPrChange w:id="415" w:author="Johannes Breytenbach" w:date="2017-01-05T09:24:00Z">
          <w:pPr>
            <w:pStyle w:val="PlainText"/>
          </w:pPr>
        </w:pPrChange>
      </w:pPr>
    </w:p>
    <w:p w14:paraId="1F20476E" w14:textId="77777777" w:rsidR="0072181A" w:rsidRPr="009C0CC1" w:rsidDel="00B144BA" w:rsidRDefault="0072181A">
      <w:pPr>
        <w:pStyle w:val="PlainText"/>
        <w:ind w:left="50"/>
        <w:rPr>
          <w:del w:id="416" w:author="Johannes Breytenbach" w:date="2017-01-05T09:29:00Z"/>
          <w:rFonts w:ascii="Times New Roman" w:hAnsi="Times New Roman" w:cs="Times New Roman"/>
          <w:sz w:val="20"/>
          <w:szCs w:val="20"/>
        </w:rPr>
        <w:pPrChange w:id="417" w:author="Johannes Breytenbach" w:date="2017-01-05T09:24:00Z">
          <w:pPr>
            <w:pStyle w:val="PlainText"/>
          </w:pPr>
        </w:pPrChange>
      </w:pPr>
    </w:p>
    <w:p w14:paraId="34610A66" w14:textId="042749F9" w:rsidR="002C03A2" w:rsidRPr="009C0CC1" w:rsidRDefault="00AB1EDA" w:rsidP="00EC2686">
      <w:pPr>
        <w:pStyle w:val="PlainText"/>
        <w:jc w:val="both"/>
        <w:rPr>
          <w:rFonts w:ascii="Times New Roman" w:hAnsi="Times New Roman" w:cs="Times New Roman"/>
          <w:sz w:val="20"/>
          <w:szCs w:val="20"/>
        </w:rPr>
      </w:pPr>
      <w:del w:id="418" w:author="Johannes Breytenbach" w:date="2017-01-06T10:50:00Z">
        <w:r w:rsidDel="009E54A9">
          <w:rPr>
            <w:rFonts w:ascii="Times New Roman" w:hAnsi="Times New Roman" w:cs="Times New Roman"/>
            <w:sz w:val="20"/>
            <w:szCs w:val="20"/>
          </w:rPr>
          <w:delText>OZcoin</w:delText>
        </w:r>
      </w:del>
      <w:del w:id="419" w:author="Johannes Breytenbach" w:date="2017-01-06T10:46:00Z">
        <w:r w:rsidDel="009E54A9">
          <w:rPr>
            <w:rFonts w:ascii="Times New Roman" w:hAnsi="Times New Roman" w:cs="Times New Roman"/>
            <w:sz w:val="20"/>
            <w:szCs w:val="20"/>
          </w:rPr>
          <w:delText>,</w:delText>
        </w:r>
      </w:del>
      <w:del w:id="420" w:author="Johannes Breytenbach" w:date="2017-01-06T10:50:00Z">
        <w:r w:rsidDel="009E54A9">
          <w:rPr>
            <w:rFonts w:ascii="Times New Roman" w:hAnsi="Times New Roman" w:cs="Times New Roman"/>
            <w:sz w:val="20"/>
            <w:szCs w:val="20"/>
          </w:rPr>
          <w:delText xml:space="preserve"> Inc.</w:delText>
        </w:r>
        <w:r w:rsidR="003C3B76" w:rsidRPr="009C0CC1" w:rsidDel="009E54A9">
          <w:rPr>
            <w:rFonts w:ascii="Times New Roman" w:hAnsi="Times New Roman" w:cs="Times New Roman"/>
            <w:sz w:val="20"/>
            <w:szCs w:val="20"/>
          </w:rPr>
          <w:delText xml:space="preserve"> develops </w:delText>
        </w:r>
        <w:r w:rsidDel="009E54A9">
          <w:rPr>
            <w:rFonts w:ascii="Times New Roman" w:hAnsi="Times New Roman" w:cs="Times New Roman"/>
            <w:sz w:val="20"/>
            <w:szCs w:val="20"/>
          </w:rPr>
          <w:delText>tokeniz</w:delText>
        </w:r>
        <w:r w:rsidR="002C03A2" w:rsidRPr="009C0CC1" w:rsidDel="009E54A9">
          <w:rPr>
            <w:rFonts w:ascii="Times New Roman" w:hAnsi="Times New Roman" w:cs="Times New Roman"/>
            <w:sz w:val="20"/>
            <w:szCs w:val="20"/>
          </w:rPr>
          <w:delText>ation of physical assets through its</w:delText>
        </w:r>
        <w:r w:rsidDel="009E54A9">
          <w:rPr>
            <w:rFonts w:ascii="Times New Roman" w:hAnsi="Times New Roman" w:cs="Times New Roman"/>
            <w:sz w:val="20"/>
            <w:szCs w:val="20"/>
          </w:rPr>
          <w:delText xml:space="preserve"> OZcoin and the </w:delText>
        </w:r>
        <w:r w:rsidR="002C03A2" w:rsidRPr="009C0CC1" w:rsidDel="009E54A9">
          <w:rPr>
            <w:rFonts w:ascii="Times New Roman" w:hAnsi="Times New Roman" w:cs="Times New Roman"/>
            <w:sz w:val="20"/>
            <w:szCs w:val="20"/>
          </w:rPr>
          <w:delText>Asset</w:delText>
        </w:r>
        <w:r w:rsidR="003C3B76" w:rsidRPr="009C0CC1" w:rsidDel="009E54A9">
          <w:rPr>
            <w:rFonts w:ascii="Times New Roman" w:hAnsi="Times New Roman" w:cs="Times New Roman"/>
            <w:sz w:val="20"/>
            <w:szCs w:val="20"/>
          </w:rPr>
          <w:delText xml:space="preserve"> Backed Cryptocurre</w:delText>
        </w:r>
        <w:r w:rsidDel="009E54A9">
          <w:rPr>
            <w:rFonts w:ascii="Times New Roman" w:hAnsi="Times New Roman" w:cs="Times New Roman"/>
            <w:sz w:val="20"/>
            <w:szCs w:val="20"/>
          </w:rPr>
          <w:delText>n</w:delText>
        </w:r>
        <w:r w:rsidR="003C3B76" w:rsidRPr="009C0CC1" w:rsidDel="009E54A9">
          <w:rPr>
            <w:rFonts w:ascii="Times New Roman" w:hAnsi="Times New Roman" w:cs="Times New Roman"/>
            <w:sz w:val="20"/>
            <w:szCs w:val="20"/>
          </w:rPr>
          <w:delText>cy</w:delText>
        </w:r>
        <w:r w:rsidDel="009E54A9">
          <w:rPr>
            <w:rFonts w:ascii="Times New Roman" w:hAnsi="Times New Roman" w:cs="Times New Roman"/>
            <w:sz w:val="20"/>
            <w:szCs w:val="20"/>
          </w:rPr>
          <w:delText>,</w:delText>
        </w:r>
        <w:r w:rsidR="003C3B76" w:rsidRPr="009C0CC1" w:rsidDel="009E54A9">
          <w:rPr>
            <w:rFonts w:ascii="Times New Roman" w:hAnsi="Times New Roman" w:cs="Times New Roman"/>
            <w:sz w:val="20"/>
            <w:szCs w:val="20"/>
          </w:rPr>
          <w:delText xml:space="preserve"> </w:delText>
        </w:r>
        <w:r w:rsidDel="009E54A9">
          <w:rPr>
            <w:rFonts w:ascii="Times New Roman" w:hAnsi="Times New Roman" w:cs="Times New Roman"/>
            <w:sz w:val="20"/>
            <w:szCs w:val="20"/>
          </w:rPr>
          <w:delText xml:space="preserve">OZcoin </w:delText>
        </w:r>
        <w:r w:rsidR="003C3B76" w:rsidRPr="009C0CC1" w:rsidDel="009E54A9">
          <w:rPr>
            <w:rFonts w:ascii="Times New Roman" w:hAnsi="Times New Roman" w:cs="Times New Roman"/>
            <w:sz w:val="20"/>
            <w:szCs w:val="20"/>
          </w:rPr>
          <w:delText xml:space="preserve">Platform. </w:delText>
        </w:r>
      </w:del>
      <w:r w:rsidR="002C03A2" w:rsidRPr="009C0CC1">
        <w:rPr>
          <w:rFonts w:ascii="Times New Roman" w:hAnsi="Times New Roman" w:cs="Times New Roman"/>
          <w:sz w:val="20"/>
          <w:szCs w:val="20"/>
        </w:rPr>
        <w:t xml:space="preserve">The </w:t>
      </w:r>
      <w:r>
        <w:rPr>
          <w:rFonts w:ascii="Times New Roman" w:hAnsi="Times New Roman" w:cs="Times New Roman"/>
          <w:sz w:val="20"/>
          <w:szCs w:val="20"/>
        </w:rPr>
        <w:t xml:space="preserve">OZcoin </w:t>
      </w:r>
      <w:r w:rsidRPr="009C0CC1">
        <w:rPr>
          <w:rFonts w:ascii="Times New Roman" w:hAnsi="Times New Roman" w:cs="Times New Roman"/>
          <w:sz w:val="20"/>
          <w:szCs w:val="20"/>
        </w:rPr>
        <w:t xml:space="preserve">Platform </w:t>
      </w:r>
      <w:r w:rsidR="003C3B76" w:rsidRPr="009C0CC1">
        <w:rPr>
          <w:rFonts w:ascii="Times New Roman" w:hAnsi="Times New Roman" w:cs="Times New Roman"/>
          <w:sz w:val="20"/>
          <w:szCs w:val="20"/>
        </w:rPr>
        <w:t xml:space="preserve">utilizes </w:t>
      </w:r>
      <w:del w:id="421" w:author="Johannes Breytenbach" w:date="2017-01-05T08:43:00Z">
        <w:r w:rsidDel="0075132D">
          <w:rPr>
            <w:rFonts w:ascii="Times New Roman" w:hAnsi="Times New Roman" w:cs="Times New Roman"/>
            <w:sz w:val="20"/>
            <w:szCs w:val="20"/>
          </w:rPr>
          <w:delText xml:space="preserve">Gen-3 blockchain </w:delText>
        </w:r>
      </w:del>
      <w:ins w:id="422" w:author="Johannes Breytenbach" w:date="2017-01-05T08:43:00Z">
        <w:del w:id="423" w:author="TerryA" w:date="2017-01-08T09:54:00Z">
          <w:r w:rsidR="0075132D" w:rsidDel="001C698B">
            <w:rPr>
              <w:rFonts w:ascii="Times New Roman" w:hAnsi="Times New Roman" w:cs="Times New Roman"/>
              <w:sz w:val="20"/>
              <w:szCs w:val="20"/>
            </w:rPr>
            <w:delText>Et</w:delText>
          </w:r>
        </w:del>
      </w:ins>
      <w:ins w:id="424" w:author="Johannes Breytenbach" w:date="2017-01-05T08:48:00Z">
        <w:del w:id="425" w:author="TerryA" w:date="2017-01-08T09:54:00Z">
          <w:r w:rsidR="0075132D" w:rsidDel="001C698B">
            <w:rPr>
              <w:rFonts w:ascii="Times New Roman" w:hAnsi="Times New Roman" w:cs="Times New Roman"/>
              <w:sz w:val="20"/>
              <w:szCs w:val="20"/>
            </w:rPr>
            <w:delText>h</w:delText>
          </w:r>
        </w:del>
      </w:ins>
      <w:ins w:id="426" w:author="Johannes Breytenbach" w:date="2017-01-05T08:43:00Z">
        <w:del w:id="427" w:author="TerryA" w:date="2017-01-08T09:54:00Z">
          <w:r w:rsidR="0075132D" w:rsidDel="001C698B">
            <w:rPr>
              <w:rFonts w:ascii="Times New Roman" w:hAnsi="Times New Roman" w:cs="Times New Roman"/>
              <w:sz w:val="20"/>
              <w:szCs w:val="20"/>
            </w:rPr>
            <w:delText>ereum</w:delText>
          </w:r>
        </w:del>
      </w:ins>
      <w:ins w:id="428" w:author="TerryA" w:date="2017-01-08T09:54:00Z">
        <w:r w:rsidR="001C698B">
          <w:rPr>
            <w:rFonts w:ascii="Times New Roman" w:hAnsi="Times New Roman" w:cs="Times New Roman"/>
            <w:sz w:val="20"/>
            <w:szCs w:val="20"/>
          </w:rPr>
          <w:t>3rd Gen. blockchain</w:t>
        </w:r>
      </w:ins>
      <w:ins w:id="429" w:author="Johannes Breytenbach" w:date="2017-01-05T08:43:00Z">
        <w:r w:rsidR="0075132D">
          <w:rPr>
            <w:rFonts w:ascii="Times New Roman" w:hAnsi="Times New Roman" w:cs="Times New Roman"/>
            <w:sz w:val="20"/>
            <w:szCs w:val="20"/>
          </w:rPr>
          <w:t xml:space="preserve"> </w:t>
        </w:r>
      </w:ins>
      <w:r w:rsidR="002C03A2" w:rsidRPr="009C0CC1">
        <w:rPr>
          <w:rFonts w:ascii="Times New Roman" w:hAnsi="Times New Roman" w:cs="Times New Roman"/>
          <w:sz w:val="20"/>
          <w:szCs w:val="20"/>
        </w:rPr>
        <w:t xml:space="preserve">and the </w:t>
      </w:r>
      <w:del w:id="430" w:author="Johannes Breytenbach" w:date="2017-01-05T08:47:00Z">
        <w:r w:rsidR="002C03A2" w:rsidRPr="009C0CC1" w:rsidDel="0075132D">
          <w:rPr>
            <w:rFonts w:ascii="Times New Roman" w:hAnsi="Times New Roman" w:cs="Times New Roman"/>
            <w:sz w:val="20"/>
            <w:szCs w:val="20"/>
          </w:rPr>
          <w:delText>Int</w:delText>
        </w:r>
        <w:r w:rsidR="0075132D" w:rsidDel="0075132D">
          <w:rPr>
            <w:rFonts w:ascii="Times New Roman" w:hAnsi="Times New Roman" w:cs="Times New Roman"/>
            <w:sz w:val="20"/>
            <w:szCs w:val="20"/>
          </w:rPr>
          <w:delText>erPlanetary</w:delText>
        </w:r>
      </w:del>
      <w:del w:id="431" w:author="Johannes Breytenbach" w:date="2017-01-10T13:28:00Z">
        <w:r w:rsidR="0075132D" w:rsidDel="00814A18">
          <w:rPr>
            <w:rFonts w:ascii="Times New Roman" w:hAnsi="Times New Roman" w:cs="Times New Roman"/>
            <w:sz w:val="20"/>
            <w:szCs w:val="20"/>
          </w:rPr>
          <w:delText xml:space="preserve"> Files System</w:delText>
        </w:r>
      </w:del>
      <w:ins w:id="432" w:author="Johannes Breytenbach" w:date="2017-01-10T13:28:00Z">
        <w:r w:rsidR="00814A18">
          <w:rPr>
            <w:rFonts w:ascii="Times New Roman" w:hAnsi="Times New Roman" w:cs="Times New Roman"/>
            <w:sz w:val="20"/>
            <w:szCs w:val="20"/>
          </w:rPr>
          <w:t xml:space="preserve">InterPlanetary Files System </w:t>
        </w:r>
      </w:ins>
      <w:del w:id="433" w:author="Johannes Breytenbach" w:date="2017-01-10T13:28:00Z">
        <w:r w:rsidR="0075132D" w:rsidDel="00814A18">
          <w:rPr>
            <w:rFonts w:ascii="Times New Roman" w:hAnsi="Times New Roman" w:cs="Times New Roman"/>
            <w:sz w:val="20"/>
            <w:szCs w:val="20"/>
          </w:rPr>
          <w:delText xml:space="preserve"> </w:delText>
        </w:r>
      </w:del>
      <w:ins w:id="434" w:author="Johannes Breytenbach" w:date="2017-01-05T16:58:00Z">
        <w:r w:rsidR="00EA069F">
          <w:rPr>
            <w:rFonts w:ascii="Times New Roman" w:hAnsi="Times New Roman" w:cs="Times New Roman"/>
            <w:sz w:val="20"/>
            <w:szCs w:val="20"/>
          </w:rPr>
          <w:t>(</w:t>
        </w:r>
      </w:ins>
      <w:del w:id="435" w:author="Johannes Breytenbach" w:date="2017-01-05T16:58:00Z">
        <w:r w:rsidR="0075132D" w:rsidDel="00EA069F">
          <w:rPr>
            <w:rFonts w:ascii="Times New Roman" w:hAnsi="Times New Roman" w:cs="Times New Roman"/>
            <w:sz w:val="20"/>
            <w:szCs w:val="20"/>
          </w:rPr>
          <w:delText>(IPFS)</w:delText>
        </w:r>
      </w:del>
      <w:ins w:id="436" w:author="Johannes Breytenbach" w:date="2017-01-05T08:47:00Z">
        <w:r w:rsidR="0075132D">
          <w:rPr>
            <w:rFonts w:ascii="Times New Roman" w:hAnsi="Times New Roman" w:cs="Times New Roman"/>
            <w:sz w:val="20"/>
            <w:szCs w:val="20"/>
          </w:rPr>
          <w:fldChar w:fldCharType="begin"/>
        </w:r>
        <w:r w:rsidR="0075132D">
          <w:rPr>
            <w:rFonts w:ascii="Times New Roman" w:hAnsi="Times New Roman" w:cs="Times New Roman"/>
            <w:sz w:val="20"/>
            <w:szCs w:val="20"/>
          </w:rPr>
          <w:instrText xml:space="preserve"> REF _Ref471369384 \h </w:instrText>
        </w:r>
      </w:ins>
      <w:r w:rsidR="0075132D">
        <w:rPr>
          <w:rFonts w:ascii="Times New Roman" w:hAnsi="Times New Roman" w:cs="Times New Roman"/>
          <w:sz w:val="20"/>
          <w:szCs w:val="20"/>
        </w:rPr>
      </w:r>
      <w:r w:rsidR="0075132D">
        <w:rPr>
          <w:rFonts w:ascii="Times New Roman" w:hAnsi="Times New Roman" w:cs="Times New Roman"/>
          <w:sz w:val="20"/>
          <w:szCs w:val="20"/>
        </w:rPr>
        <w:fldChar w:fldCharType="separate"/>
      </w:r>
      <w:ins w:id="437" w:author="Johannes Breytenbach" w:date="2017-02-13T16:34:00Z">
        <w:r w:rsidR="00180F91" w:rsidRPr="00FE3313">
          <w:t>IPFS</w:t>
        </w:r>
      </w:ins>
      <w:ins w:id="438" w:author="TerryA" w:date="2017-01-06T09:34:00Z">
        <w:del w:id="439" w:author="Johannes Breytenbach" w:date="2017-01-09T06:43:00Z">
          <w:r w:rsidR="00FD7C6F" w:rsidDel="00323CDE">
            <w:delText>IPFS</w:delText>
          </w:r>
        </w:del>
      </w:ins>
      <w:ins w:id="440" w:author="Johannes Breytenbach" w:date="2017-01-05T08:47:00Z">
        <w:r w:rsidR="0075132D">
          <w:rPr>
            <w:rFonts w:ascii="Times New Roman" w:hAnsi="Times New Roman" w:cs="Times New Roman"/>
            <w:sz w:val="20"/>
            <w:szCs w:val="20"/>
          </w:rPr>
          <w:fldChar w:fldCharType="end"/>
        </w:r>
      </w:ins>
      <w:ins w:id="441" w:author="Johannes Breytenbach" w:date="2017-01-05T16:58:00Z">
        <w:r w:rsidR="00EA069F">
          <w:rPr>
            <w:rFonts w:ascii="Times New Roman" w:hAnsi="Times New Roman" w:cs="Times New Roman"/>
            <w:sz w:val="20"/>
            <w:szCs w:val="20"/>
          </w:rPr>
          <w:t>)</w:t>
        </w:r>
      </w:ins>
      <w:del w:id="442" w:author="Johannes Breytenbach" w:date="2017-01-05T08:40:00Z">
        <w:r w:rsidR="0075132D" w:rsidDel="0075132D">
          <w:rPr>
            <w:rFonts w:ascii="Times New Roman" w:hAnsi="Times New Roman" w:cs="Times New Roman"/>
            <w:sz w:val="20"/>
            <w:szCs w:val="20"/>
          </w:rPr>
          <w:delText>2</w:delText>
        </w:r>
      </w:del>
      <w:r w:rsidR="002C03A2" w:rsidRPr="009C0CC1">
        <w:rPr>
          <w:rFonts w:ascii="Times New Roman" w:hAnsi="Times New Roman" w:cs="Times New Roman"/>
          <w:sz w:val="20"/>
          <w:szCs w:val="20"/>
        </w:rPr>
        <w:t xml:space="preserve"> to track an asset through its chain of custody. This allows for the open and public verification of an asset</w:t>
      </w:r>
      <w:r>
        <w:rPr>
          <w:rFonts w:ascii="Times New Roman" w:hAnsi="Times New Roman" w:cs="Times New Roman"/>
          <w:sz w:val="20"/>
          <w:szCs w:val="20"/>
        </w:rPr>
        <w:t>'s existence without a centraliz</w:t>
      </w:r>
      <w:r w:rsidR="002C03A2" w:rsidRPr="009C0CC1">
        <w:rPr>
          <w:rFonts w:ascii="Times New Roman" w:hAnsi="Times New Roman" w:cs="Times New Roman"/>
          <w:sz w:val="20"/>
          <w:szCs w:val="20"/>
        </w:rPr>
        <w:t xml:space="preserve">ed database. </w:t>
      </w:r>
      <w:del w:id="443" w:author="Johannes Breytenbach" w:date="2017-01-05T08:40:00Z">
        <w:r w:rsidDel="0075132D">
          <w:rPr>
            <w:rFonts w:ascii="Times New Roman" w:hAnsi="Times New Roman" w:cs="Times New Roman"/>
            <w:sz w:val="20"/>
            <w:szCs w:val="20"/>
          </w:rPr>
          <w:delText xml:space="preserve">OZcoin </w:delText>
        </w:r>
        <w:r w:rsidRPr="009C0CC1" w:rsidDel="0075132D">
          <w:rPr>
            <w:rFonts w:ascii="Times New Roman" w:hAnsi="Times New Roman" w:cs="Times New Roman"/>
            <w:sz w:val="20"/>
            <w:szCs w:val="20"/>
          </w:rPr>
          <w:delText xml:space="preserve">Platform </w:delText>
        </w:r>
        <w:r w:rsidR="002C03A2" w:rsidRPr="009C0CC1" w:rsidDel="0075132D">
          <w:rPr>
            <w:rFonts w:ascii="Times New Roman" w:hAnsi="Times New Roman" w:cs="Times New Roman"/>
            <w:sz w:val="20"/>
            <w:szCs w:val="20"/>
          </w:rPr>
          <w:delText xml:space="preserve">also </w:delText>
        </w:r>
        <w:r w:rsidDel="0075132D">
          <w:rPr>
            <w:rFonts w:ascii="Times New Roman" w:hAnsi="Times New Roman" w:cs="Times New Roman"/>
            <w:sz w:val="20"/>
            <w:szCs w:val="20"/>
          </w:rPr>
          <w:delText xml:space="preserve">provides licenses </w:delText>
        </w:r>
        <w:r w:rsidR="002C03A2" w:rsidRPr="009C0CC1" w:rsidDel="0075132D">
          <w:rPr>
            <w:rFonts w:ascii="Times New Roman" w:hAnsi="Times New Roman" w:cs="Times New Roman"/>
            <w:sz w:val="20"/>
            <w:szCs w:val="20"/>
          </w:rPr>
          <w:delText xml:space="preserve">allowing other applications to be built on top of our </w:delText>
        </w:r>
        <w:r w:rsidDel="0075132D">
          <w:rPr>
            <w:rFonts w:ascii="Times New Roman" w:hAnsi="Times New Roman" w:cs="Times New Roman"/>
            <w:sz w:val="20"/>
            <w:szCs w:val="20"/>
          </w:rPr>
          <w:delText xml:space="preserve">OZcoin </w:delText>
        </w:r>
        <w:r w:rsidRPr="009C0CC1" w:rsidDel="0075132D">
          <w:rPr>
            <w:rFonts w:ascii="Times New Roman" w:hAnsi="Times New Roman" w:cs="Times New Roman"/>
            <w:sz w:val="20"/>
            <w:szCs w:val="20"/>
          </w:rPr>
          <w:delText>Platform</w:delText>
        </w:r>
        <w:r w:rsidDel="0075132D">
          <w:rPr>
            <w:rFonts w:ascii="Times New Roman" w:hAnsi="Times New Roman" w:cs="Times New Roman"/>
            <w:sz w:val="20"/>
            <w:szCs w:val="20"/>
          </w:rPr>
          <w:delText xml:space="preserve"> as an asset tokeniz</w:delText>
        </w:r>
        <w:r w:rsidR="002C03A2" w:rsidRPr="009C0CC1" w:rsidDel="0075132D">
          <w:rPr>
            <w:rFonts w:ascii="Times New Roman" w:hAnsi="Times New Roman" w:cs="Times New Roman"/>
            <w:sz w:val="20"/>
            <w:szCs w:val="20"/>
          </w:rPr>
          <w:delText xml:space="preserve">ation service. </w:delText>
        </w:r>
      </w:del>
    </w:p>
    <w:p w14:paraId="09D8B0D1" w14:textId="77777777" w:rsidR="003C3B76" w:rsidRPr="009C0CC1" w:rsidDel="0075132D" w:rsidRDefault="003C3B76" w:rsidP="00EC2686">
      <w:pPr>
        <w:pStyle w:val="NormalWeb"/>
        <w:jc w:val="both"/>
        <w:rPr>
          <w:moveFrom w:id="444" w:author="Johannes Breytenbach" w:date="2017-01-05T08:45:00Z"/>
          <w:sz w:val="20"/>
          <w:szCs w:val="20"/>
        </w:rPr>
      </w:pPr>
      <w:moveFromRangeStart w:id="445" w:author="Johannes Breytenbach" w:date="2017-01-05T08:45:00Z" w:name="move471369283"/>
      <w:moveFrom w:id="446" w:author="Johannes Breytenbach" w:date="2017-01-05T08:45:00Z">
        <w:r w:rsidRPr="00AB1EDA" w:rsidDel="0075132D">
          <w:rPr>
            <w:b/>
            <w:sz w:val="20"/>
            <w:szCs w:val="20"/>
          </w:rPr>
          <w:t>Wikipedia states</w:t>
        </w:r>
        <w:r w:rsidRPr="009C0CC1" w:rsidDel="0075132D">
          <w:rPr>
            <w:sz w:val="20"/>
            <w:szCs w:val="20"/>
          </w:rPr>
          <w:t xml:space="preserve">: IPFS is a peer-to-peer distributed file system that seeks to connect all computing devices with the same system of files. In some ways, IPFS is similar to the </w:t>
        </w:r>
        <w:r w:rsidR="009C4453" w:rsidDel="0075132D">
          <w:fldChar w:fldCharType="begin"/>
        </w:r>
        <w:r w:rsidR="009C4453" w:rsidDel="0075132D">
          <w:instrText xml:space="preserve"> HYPERLINK "https://en.wikipedia.org/wiki/World_Wide_Web" \o "World Wide Web" </w:instrText>
        </w:r>
        <w:r w:rsidR="009C4453" w:rsidDel="0075132D">
          <w:fldChar w:fldCharType="separate"/>
        </w:r>
        <w:r w:rsidRPr="009C0CC1" w:rsidDel="0075132D">
          <w:rPr>
            <w:rStyle w:val="Hyperlink"/>
            <w:sz w:val="20"/>
            <w:szCs w:val="20"/>
          </w:rPr>
          <w:t>World Wide Web</w:t>
        </w:r>
        <w:r w:rsidR="009C4453" w:rsidDel="0075132D">
          <w:rPr>
            <w:rStyle w:val="Hyperlink"/>
            <w:sz w:val="20"/>
            <w:szCs w:val="20"/>
          </w:rPr>
          <w:fldChar w:fldCharType="end"/>
        </w:r>
        <w:r w:rsidRPr="009C0CC1" w:rsidDel="0075132D">
          <w:rPr>
            <w:sz w:val="20"/>
            <w:szCs w:val="20"/>
          </w:rPr>
          <w:t xml:space="preserve">, but IPFS could be seen as a single </w:t>
        </w:r>
        <w:r w:rsidR="009C4453" w:rsidDel="0075132D">
          <w:fldChar w:fldCharType="begin"/>
        </w:r>
        <w:r w:rsidR="009C4453" w:rsidDel="0075132D">
          <w:instrText xml:space="preserve"> HYPERLINK "https://en.wikipedia.org/wiki/BitTorrent" \o "BitTorrent" </w:instrText>
        </w:r>
        <w:r w:rsidR="009C4453" w:rsidDel="0075132D">
          <w:fldChar w:fldCharType="separate"/>
        </w:r>
        <w:r w:rsidRPr="009C0CC1" w:rsidDel="0075132D">
          <w:rPr>
            <w:rStyle w:val="Hyperlink"/>
            <w:sz w:val="20"/>
            <w:szCs w:val="20"/>
          </w:rPr>
          <w:t>BitTorrent</w:t>
        </w:r>
        <w:r w:rsidR="009C4453" w:rsidDel="0075132D">
          <w:rPr>
            <w:rStyle w:val="Hyperlink"/>
            <w:sz w:val="20"/>
            <w:szCs w:val="20"/>
          </w:rPr>
          <w:fldChar w:fldCharType="end"/>
        </w:r>
        <w:r w:rsidRPr="009C0CC1" w:rsidDel="0075132D">
          <w:rPr>
            <w:sz w:val="20"/>
            <w:szCs w:val="20"/>
          </w:rPr>
          <w:t xml:space="preserve"> swarm, exchanging objects within one </w:t>
        </w:r>
        <w:r w:rsidR="009C4453" w:rsidDel="0075132D">
          <w:fldChar w:fldCharType="begin"/>
        </w:r>
        <w:r w:rsidR="009C4453" w:rsidDel="0075132D">
          <w:instrText xml:space="preserve"> HYPERLINK "https://en.wikipedia.org/wiki/Git_%28software%29" \o "Git (software)" </w:instrText>
        </w:r>
        <w:r w:rsidR="009C4453" w:rsidDel="0075132D">
          <w:fldChar w:fldCharType="separate"/>
        </w:r>
        <w:r w:rsidRPr="009C0CC1" w:rsidDel="0075132D">
          <w:rPr>
            <w:rStyle w:val="Hyperlink"/>
            <w:sz w:val="20"/>
            <w:szCs w:val="20"/>
          </w:rPr>
          <w:t>Git</w:t>
        </w:r>
        <w:r w:rsidR="009C4453" w:rsidDel="0075132D">
          <w:rPr>
            <w:rStyle w:val="Hyperlink"/>
            <w:sz w:val="20"/>
            <w:szCs w:val="20"/>
          </w:rPr>
          <w:fldChar w:fldCharType="end"/>
        </w:r>
        <w:r w:rsidRPr="009C0CC1" w:rsidDel="0075132D">
          <w:rPr>
            <w:sz w:val="20"/>
            <w:szCs w:val="20"/>
          </w:rPr>
          <w:t xml:space="preserve"> (GIT: see below) repository. In other words, IPFS provides a high-throughput, content-addressed </w:t>
        </w:r>
        <w:r w:rsidR="009C4453" w:rsidDel="0075132D">
          <w:fldChar w:fldCharType="begin"/>
        </w:r>
        <w:r w:rsidR="009C4453" w:rsidDel="0075132D">
          <w:instrText xml:space="preserve"> HYPERLINK "https://en.wikipedia.org/wiki/Block_storage" \o "Block storage" </w:instrText>
        </w:r>
        <w:r w:rsidR="009C4453" w:rsidDel="0075132D">
          <w:fldChar w:fldCharType="separate"/>
        </w:r>
        <w:r w:rsidRPr="009C0CC1" w:rsidDel="0075132D">
          <w:rPr>
            <w:rStyle w:val="Hyperlink"/>
            <w:sz w:val="20"/>
            <w:szCs w:val="20"/>
          </w:rPr>
          <w:t>block storage</w:t>
        </w:r>
        <w:r w:rsidR="009C4453" w:rsidDel="0075132D">
          <w:rPr>
            <w:rStyle w:val="Hyperlink"/>
            <w:sz w:val="20"/>
            <w:szCs w:val="20"/>
          </w:rPr>
          <w:fldChar w:fldCharType="end"/>
        </w:r>
        <w:r w:rsidRPr="009C0CC1" w:rsidDel="0075132D">
          <w:rPr>
            <w:sz w:val="20"/>
            <w:szCs w:val="20"/>
          </w:rPr>
          <w:t xml:space="preserve"> model, with content-addressed </w:t>
        </w:r>
        <w:r w:rsidR="009C4453" w:rsidDel="0075132D">
          <w:fldChar w:fldCharType="begin"/>
        </w:r>
        <w:r w:rsidR="009C4453" w:rsidDel="0075132D">
          <w:instrText xml:space="preserve"> HYPERLINK "https://en.wikipedia.org/wiki/Hyperlink" \o "Hyperlink" </w:instrText>
        </w:r>
        <w:r w:rsidR="009C4453" w:rsidDel="0075132D">
          <w:fldChar w:fldCharType="separate"/>
        </w:r>
        <w:r w:rsidRPr="009C0CC1" w:rsidDel="0075132D">
          <w:rPr>
            <w:rStyle w:val="Hyperlink"/>
            <w:sz w:val="20"/>
            <w:szCs w:val="20"/>
          </w:rPr>
          <w:t>hyperlinks</w:t>
        </w:r>
        <w:r w:rsidR="009C4453" w:rsidDel="0075132D">
          <w:rPr>
            <w:rStyle w:val="Hyperlink"/>
            <w:sz w:val="20"/>
            <w:szCs w:val="20"/>
          </w:rPr>
          <w:fldChar w:fldCharType="end"/>
        </w:r>
        <w:r w:rsidRPr="009C0CC1" w:rsidDel="0075132D">
          <w:rPr>
            <w:sz w:val="20"/>
            <w:szCs w:val="20"/>
          </w:rPr>
          <w:t xml:space="preserve">. This forms a generalized </w:t>
        </w:r>
        <w:r w:rsidR="009C4453" w:rsidDel="0075132D">
          <w:fldChar w:fldCharType="begin"/>
        </w:r>
        <w:r w:rsidR="009C4453" w:rsidDel="0075132D">
          <w:instrText xml:space="preserve"> HYPERLINK "https://en.wikipedia.org/wiki/Merkle_tree" \o "Merkle tree" </w:instrText>
        </w:r>
        <w:r w:rsidR="009C4453" w:rsidDel="0075132D">
          <w:fldChar w:fldCharType="separate"/>
        </w:r>
        <w:r w:rsidRPr="009C0CC1" w:rsidDel="0075132D">
          <w:rPr>
            <w:rStyle w:val="Hyperlink"/>
            <w:sz w:val="20"/>
            <w:szCs w:val="20"/>
          </w:rPr>
          <w:t>Merkle</w:t>
        </w:r>
        <w:r w:rsidR="009C4453" w:rsidDel="0075132D">
          <w:rPr>
            <w:rStyle w:val="Hyperlink"/>
            <w:sz w:val="20"/>
            <w:szCs w:val="20"/>
          </w:rPr>
          <w:fldChar w:fldCharType="end"/>
        </w:r>
        <w:r w:rsidRPr="009C0CC1" w:rsidDel="0075132D">
          <w:rPr>
            <w:sz w:val="20"/>
            <w:szCs w:val="20"/>
          </w:rPr>
          <w:t xml:space="preserve"> </w:t>
        </w:r>
        <w:r w:rsidR="009C4453" w:rsidDel="0075132D">
          <w:fldChar w:fldCharType="begin"/>
        </w:r>
        <w:r w:rsidR="009C4453" w:rsidDel="0075132D">
          <w:instrText xml:space="preserve"> HYPERLINK "https://en.wikipedia.org/wiki/Directed_acyclic_graph" \o "Directed acyclic graph" </w:instrText>
        </w:r>
        <w:r w:rsidR="009C4453" w:rsidDel="0075132D">
          <w:fldChar w:fldCharType="separate"/>
        </w:r>
        <w:r w:rsidRPr="009C0CC1" w:rsidDel="0075132D">
          <w:rPr>
            <w:rStyle w:val="Hyperlink"/>
            <w:sz w:val="20"/>
            <w:szCs w:val="20"/>
          </w:rPr>
          <w:t>directed acyclic graph</w:t>
        </w:r>
        <w:r w:rsidR="009C4453" w:rsidDel="0075132D">
          <w:rPr>
            <w:rStyle w:val="Hyperlink"/>
            <w:sz w:val="20"/>
            <w:szCs w:val="20"/>
          </w:rPr>
          <w:fldChar w:fldCharType="end"/>
        </w:r>
        <w:r w:rsidRPr="009C0CC1" w:rsidDel="0075132D">
          <w:rPr>
            <w:sz w:val="20"/>
            <w:szCs w:val="20"/>
          </w:rPr>
          <w:t xml:space="preserve"> (DAG). IPFS combines a </w:t>
        </w:r>
        <w:r w:rsidR="009C4453" w:rsidDel="0075132D">
          <w:fldChar w:fldCharType="begin"/>
        </w:r>
        <w:r w:rsidR="009C4453" w:rsidDel="0075132D">
          <w:instrText xml:space="preserve"> HYPERLINK "https://en.wikipedia.org/wiki/Distributed_hash_table" \o "Distributed hash table" </w:instrText>
        </w:r>
        <w:r w:rsidR="009C4453" w:rsidDel="0075132D">
          <w:fldChar w:fldCharType="separate"/>
        </w:r>
        <w:r w:rsidRPr="009C0CC1" w:rsidDel="0075132D">
          <w:rPr>
            <w:rStyle w:val="Hyperlink"/>
            <w:sz w:val="20"/>
            <w:szCs w:val="20"/>
          </w:rPr>
          <w:t>distributed hash table</w:t>
        </w:r>
        <w:r w:rsidR="009C4453" w:rsidDel="0075132D">
          <w:rPr>
            <w:rStyle w:val="Hyperlink"/>
            <w:sz w:val="20"/>
            <w:szCs w:val="20"/>
          </w:rPr>
          <w:fldChar w:fldCharType="end"/>
        </w:r>
        <w:r w:rsidRPr="009C0CC1" w:rsidDel="0075132D">
          <w:rPr>
            <w:sz w:val="20"/>
            <w:szCs w:val="20"/>
          </w:rPr>
          <w:t>, an incentivized block exchange, and a self-certifying namespace. IPFS has no single point of failure, and nodes do not need to trust each other.</w:t>
        </w:r>
        <w:r w:rsidR="00AB1EDA" w:rsidDel="0075132D">
          <w:rPr>
            <w:sz w:val="20"/>
            <w:szCs w:val="20"/>
            <w:vertAlign w:val="superscript"/>
          </w:rPr>
          <w:t xml:space="preserve"> </w:t>
        </w:r>
        <w:r w:rsidRPr="009C0CC1" w:rsidDel="0075132D">
          <w:rPr>
            <w:sz w:val="20"/>
            <w:szCs w:val="20"/>
          </w:rPr>
          <w:t>Distributed Content Delivery saves bandwidth and prevents DDoS attacks which HTTP struggles with.</w:t>
        </w:r>
      </w:moveFrom>
    </w:p>
    <w:p w14:paraId="5903F985" w14:textId="77777777" w:rsidR="003C3B76" w:rsidRPr="009C0CC1" w:rsidDel="0075132D" w:rsidRDefault="00AB1EDA" w:rsidP="00EC2686">
      <w:pPr>
        <w:pStyle w:val="NormalWeb"/>
        <w:jc w:val="both"/>
        <w:rPr>
          <w:moveFrom w:id="447" w:author="Johannes Breytenbach" w:date="2017-01-05T08:45:00Z"/>
          <w:sz w:val="20"/>
          <w:szCs w:val="20"/>
          <w:vertAlign w:val="superscript"/>
        </w:rPr>
      </w:pPr>
      <w:moveFrom w:id="448" w:author="Johannes Breytenbach" w:date="2017-01-05T08:45:00Z">
        <w:r w:rsidRPr="00AB1EDA" w:rsidDel="0075132D">
          <w:rPr>
            <w:b/>
            <w:sz w:val="20"/>
            <w:szCs w:val="20"/>
          </w:rPr>
          <w:t>Access</w:t>
        </w:r>
        <w:r w:rsidDel="0075132D">
          <w:rPr>
            <w:sz w:val="20"/>
            <w:szCs w:val="20"/>
          </w:rPr>
          <w:t xml:space="preserve">: </w:t>
        </w:r>
        <w:r w:rsidR="003C3B76" w:rsidRPr="009C0CC1" w:rsidDel="0075132D">
          <w:rPr>
            <w:sz w:val="20"/>
            <w:szCs w:val="20"/>
          </w:rPr>
          <w:t xml:space="preserve">The filesystem can be accessed in a variety of ways, including via </w:t>
        </w:r>
        <w:r w:rsidR="009C4453" w:rsidDel="0075132D">
          <w:fldChar w:fldCharType="begin"/>
        </w:r>
        <w:r w:rsidR="009C4453" w:rsidDel="0075132D">
          <w:instrText xml:space="preserve"> HYPERLINK "https://en.wikipedia.org/wiki/Filesystem_in_Userspace" \o "Filesystem in Userspace" </w:instrText>
        </w:r>
        <w:r w:rsidR="009C4453" w:rsidDel="0075132D">
          <w:fldChar w:fldCharType="separate"/>
        </w:r>
        <w:r w:rsidR="003C3B76" w:rsidRPr="009C0CC1" w:rsidDel="0075132D">
          <w:rPr>
            <w:rStyle w:val="Hyperlink"/>
            <w:sz w:val="20"/>
            <w:szCs w:val="20"/>
          </w:rPr>
          <w:t>FUSE</w:t>
        </w:r>
        <w:r w:rsidR="009C4453" w:rsidDel="0075132D">
          <w:rPr>
            <w:rStyle w:val="Hyperlink"/>
            <w:sz w:val="20"/>
            <w:szCs w:val="20"/>
          </w:rPr>
          <w:fldChar w:fldCharType="end"/>
        </w:r>
        <w:r w:rsidR="003C3B76" w:rsidRPr="009C0CC1" w:rsidDel="0075132D">
          <w:rPr>
            <w:sz w:val="20"/>
            <w:szCs w:val="20"/>
          </w:rPr>
          <w:t xml:space="preserve"> and over </w:t>
        </w:r>
        <w:r w:rsidR="009C4453" w:rsidDel="0075132D">
          <w:fldChar w:fldCharType="begin"/>
        </w:r>
        <w:r w:rsidR="009C4453" w:rsidDel="0075132D">
          <w:instrText xml:space="preserve"> HYPERLINK "https://en.wikipedia.org/wiki/HTTP" \o "HTTP" </w:instrText>
        </w:r>
        <w:r w:rsidR="009C4453" w:rsidDel="0075132D">
          <w:fldChar w:fldCharType="separate"/>
        </w:r>
        <w:r w:rsidR="003C3B76" w:rsidRPr="009C0CC1" w:rsidDel="0075132D">
          <w:rPr>
            <w:rStyle w:val="Hyperlink"/>
            <w:sz w:val="20"/>
            <w:szCs w:val="20"/>
          </w:rPr>
          <w:t>HTTP</w:t>
        </w:r>
        <w:r w:rsidR="009C4453" w:rsidDel="0075132D">
          <w:rPr>
            <w:rStyle w:val="Hyperlink"/>
            <w:sz w:val="20"/>
            <w:szCs w:val="20"/>
          </w:rPr>
          <w:fldChar w:fldCharType="end"/>
        </w:r>
        <w:r w:rsidR="003C3B76" w:rsidRPr="009C0CC1" w:rsidDel="0075132D">
          <w:rPr>
            <w:sz w:val="20"/>
            <w:szCs w:val="20"/>
          </w:rPr>
          <w:t>. A local file can be added to the IPFS filesystem, making it available to the world. Files are identified by their hashes, so it's caching-friendly. They are distributed using a BitTorrent-based protocol. Other users viewing the content</w:t>
        </w:r>
        <w:r w:rsidDel="0075132D">
          <w:rPr>
            <w:sz w:val="20"/>
            <w:szCs w:val="20"/>
          </w:rPr>
          <w:t>,</w:t>
        </w:r>
        <w:r w:rsidR="003C3B76" w:rsidRPr="009C0CC1" w:rsidDel="0075132D">
          <w:rPr>
            <w:sz w:val="20"/>
            <w:szCs w:val="20"/>
          </w:rPr>
          <w:t xml:space="preserve"> aid in serving the content to others on the network. IPFS has a name service called IPNS, a global namespace based on </w:t>
        </w:r>
        <w:r w:rsidR="009C4453" w:rsidDel="0075132D">
          <w:fldChar w:fldCharType="begin"/>
        </w:r>
        <w:r w:rsidR="009C4453" w:rsidDel="0075132D">
          <w:instrText xml:space="preserve"> HYPERLINK "https://en.wikipedia.org/wiki/Public_key_infrastructure" \o "Public key infrastructure" </w:instrText>
        </w:r>
        <w:r w:rsidR="009C4453" w:rsidDel="0075132D">
          <w:fldChar w:fldCharType="separate"/>
        </w:r>
        <w:r w:rsidR="003C3B76" w:rsidRPr="009C0CC1" w:rsidDel="0075132D">
          <w:rPr>
            <w:rStyle w:val="Hyperlink"/>
            <w:sz w:val="20"/>
            <w:szCs w:val="20"/>
          </w:rPr>
          <w:t>PKI</w:t>
        </w:r>
        <w:r w:rsidR="009C4453" w:rsidDel="0075132D">
          <w:rPr>
            <w:rStyle w:val="Hyperlink"/>
            <w:sz w:val="20"/>
            <w:szCs w:val="20"/>
          </w:rPr>
          <w:fldChar w:fldCharType="end"/>
        </w:r>
        <w:r w:rsidR="003C3B76" w:rsidRPr="009C0CC1" w:rsidDel="0075132D">
          <w:rPr>
            <w:sz w:val="20"/>
            <w:szCs w:val="20"/>
          </w:rPr>
          <w:t xml:space="preserve">, serves to build trust chains, is compatible with other NSes and can map </w:t>
        </w:r>
        <w:r w:rsidR="009C4453" w:rsidDel="0075132D">
          <w:fldChar w:fldCharType="begin"/>
        </w:r>
        <w:r w:rsidR="009C4453" w:rsidDel="0075132D">
          <w:instrText xml:space="preserve"> HYPERLINK "https://en.wikipedia.org/wiki/Domain_Name_System" \o "Domain Name System" </w:instrText>
        </w:r>
        <w:r w:rsidR="009C4453" w:rsidDel="0075132D">
          <w:fldChar w:fldCharType="separate"/>
        </w:r>
        <w:r w:rsidR="003C3B76" w:rsidRPr="009C0CC1" w:rsidDel="0075132D">
          <w:rPr>
            <w:rStyle w:val="Hyperlink"/>
            <w:sz w:val="20"/>
            <w:szCs w:val="20"/>
          </w:rPr>
          <w:t>DNS</w:t>
        </w:r>
        <w:r w:rsidR="009C4453" w:rsidDel="0075132D">
          <w:rPr>
            <w:rStyle w:val="Hyperlink"/>
            <w:sz w:val="20"/>
            <w:szCs w:val="20"/>
          </w:rPr>
          <w:fldChar w:fldCharType="end"/>
        </w:r>
        <w:r w:rsidR="003C3B76" w:rsidRPr="009C0CC1" w:rsidDel="0075132D">
          <w:rPr>
            <w:sz w:val="20"/>
            <w:szCs w:val="20"/>
          </w:rPr>
          <w:t>, .onion, .bit, etc. to IPNS.</w:t>
        </w:r>
      </w:moveFrom>
    </w:p>
    <w:p w14:paraId="08885AFB" w14:textId="77777777" w:rsidR="003C3B76" w:rsidRPr="009C0CC1" w:rsidDel="0075132D" w:rsidRDefault="003C3B76" w:rsidP="00EC2686">
      <w:pPr>
        <w:pStyle w:val="NormalWeb"/>
        <w:jc w:val="both"/>
        <w:rPr>
          <w:moveFrom w:id="449" w:author="Johannes Breytenbach" w:date="2017-01-05T08:45:00Z"/>
          <w:sz w:val="20"/>
          <w:szCs w:val="20"/>
        </w:rPr>
      </w:pPr>
      <w:moveFrom w:id="450" w:author="Johannes Breytenbach" w:date="2017-01-05T08:45:00Z">
        <w:r w:rsidRPr="009C0CC1" w:rsidDel="0075132D">
          <w:rPr>
            <w:b/>
            <w:bCs/>
            <w:sz w:val="20"/>
            <w:szCs w:val="20"/>
          </w:rPr>
          <w:t>Git</w:t>
        </w:r>
        <w:r w:rsidRPr="009C0CC1" w:rsidDel="0075132D">
          <w:rPr>
            <w:sz w:val="20"/>
            <w:szCs w:val="20"/>
          </w:rPr>
          <w:t xml:space="preserve"> (</w:t>
        </w:r>
        <w:r w:rsidR="009C4453" w:rsidDel="0075132D">
          <w:fldChar w:fldCharType="begin"/>
        </w:r>
        <w:r w:rsidR="009C4453" w:rsidDel="0075132D">
          <w:instrText xml:space="preserve"> HYPERLINK "https://en.wikipedia.org/wiki/Help:IPA_for_English" \o "Help:IPA for English" </w:instrText>
        </w:r>
        <w:r w:rsidR="009C4453" w:rsidDel="0075132D">
          <w:fldChar w:fldCharType="separate"/>
        </w:r>
        <w:r w:rsidRPr="009C0CC1" w:rsidDel="0075132D">
          <w:rPr>
            <w:rStyle w:val="Hyperlink"/>
            <w:sz w:val="20"/>
            <w:szCs w:val="20"/>
          </w:rPr>
          <w:t>/ɡɪt/</w:t>
        </w:r>
        <w:r w:rsidR="009C4453" w:rsidDel="0075132D">
          <w:rPr>
            <w:rStyle w:val="Hyperlink"/>
            <w:sz w:val="20"/>
            <w:szCs w:val="20"/>
          </w:rPr>
          <w:fldChar w:fldCharType="end"/>
        </w:r>
        <w:r w:rsidRPr="009C0CC1" w:rsidDel="0075132D">
          <w:rPr>
            <w:sz w:val="20"/>
            <w:szCs w:val="20"/>
          </w:rPr>
          <w:t xml:space="preserve">) is a </w:t>
        </w:r>
        <w:r w:rsidR="009C4453" w:rsidDel="0075132D">
          <w:fldChar w:fldCharType="begin"/>
        </w:r>
        <w:r w:rsidR="009C4453" w:rsidDel="0075132D">
          <w:instrText xml:space="preserve"> HYPERLINK "https://en.wikipedia.org/wiki/Version_control_system" \o "Version control system" </w:instrText>
        </w:r>
        <w:r w:rsidR="009C4453" w:rsidDel="0075132D">
          <w:fldChar w:fldCharType="separate"/>
        </w:r>
        <w:r w:rsidRPr="009C0CC1" w:rsidDel="0075132D">
          <w:rPr>
            <w:rStyle w:val="Hyperlink"/>
            <w:sz w:val="20"/>
            <w:szCs w:val="20"/>
          </w:rPr>
          <w:t>version control system</w:t>
        </w:r>
        <w:r w:rsidR="009C4453" w:rsidDel="0075132D">
          <w:rPr>
            <w:rStyle w:val="Hyperlink"/>
            <w:sz w:val="20"/>
            <w:szCs w:val="20"/>
          </w:rPr>
          <w:fldChar w:fldCharType="end"/>
        </w:r>
        <w:r w:rsidRPr="009C0CC1" w:rsidDel="0075132D">
          <w:rPr>
            <w:sz w:val="20"/>
            <w:szCs w:val="20"/>
          </w:rPr>
          <w:t xml:space="preserve"> (VCS) that is used for </w:t>
        </w:r>
        <w:r w:rsidR="009C4453" w:rsidDel="0075132D">
          <w:fldChar w:fldCharType="begin"/>
        </w:r>
        <w:r w:rsidR="009C4453" w:rsidDel="0075132D">
          <w:instrText xml:space="preserve"> HYPERLINK "https://en.wikipedia.org/wiki/Software_development" \o "Software development" </w:instrText>
        </w:r>
        <w:r w:rsidR="009C4453" w:rsidDel="0075132D">
          <w:fldChar w:fldCharType="separate"/>
        </w:r>
        <w:r w:rsidRPr="009C0CC1" w:rsidDel="0075132D">
          <w:rPr>
            <w:rStyle w:val="Hyperlink"/>
            <w:sz w:val="20"/>
            <w:szCs w:val="20"/>
          </w:rPr>
          <w:t>software development</w:t>
        </w:r>
        <w:r w:rsidR="009C4453" w:rsidDel="0075132D">
          <w:rPr>
            <w:rStyle w:val="Hyperlink"/>
            <w:sz w:val="20"/>
            <w:szCs w:val="20"/>
          </w:rPr>
          <w:fldChar w:fldCharType="end"/>
        </w:r>
        <w:r w:rsidR="009C4453" w:rsidDel="0075132D">
          <w:fldChar w:fldCharType="begin"/>
        </w:r>
        <w:r w:rsidR="009C4453" w:rsidDel="0075132D">
          <w:instrText xml:space="preserve"> HYPERLINK "https://en.wikipedia.org/wiki/Git" \l "cite_note-effcomp-7" </w:instrText>
        </w:r>
        <w:r w:rsidR="009C4453" w:rsidDel="0075132D">
          <w:fldChar w:fldCharType="separate"/>
        </w:r>
        <w:r w:rsidRPr="009C0CC1" w:rsidDel="0075132D">
          <w:rPr>
            <w:rStyle w:val="Hyperlink"/>
            <w:sz w:val="20"/>
            <w:szCs w:val="20"/>
            <w:vertAlign w:val="superscript"/>
          </w:rPr>
          <w:t>[7]</w:t>
        </w:r>
        <w:r w:rsidR="009C4453" w:rsidDel="0075132D">
          <w:rPr>
            <w:rStyle w:val="Hyperlink"/>
            <w:sz w:val="20"/>
            <w:szCs w:val="20"/>
            <w:vertAlign w:val="superscript"/>
          </w:rPr>
          <w:fldChar w:fldCharType="end"/>
        </w:r>
        <w:r w:rsidRPr="009C0CC1" w:rsidDel="0075132D">
          <w:rPr>
            <w:sz w:val="20"/>
            <w:szCs w:val="20"/>
          </w:rPr>
          <w:t xml:space="preserve"> and other version control tasks. As a </w:t>
        </w:r>
        <w:r w:rsidR="009C4453" w:rsidDel="0075132D">
          <w:fldChar w:fldCharType="begin"/>
        </w:r>
        <w:r w:rsidR="009C4453" w:rsidDel="0075132D">
          <w:instrText xml:space="preserve"> HYPERLINK "https://en.wikipedia.org/wiki/Distributed_revision_control" \o "Distributed revision control" </w:instrText>
        </w:r>
        <w:r w:rsidR="009C4453" w:rsidDel="0075132D">
          <w:fldChar w:fldCharType="separate"/>
        </w:r>
        <w:r w:rsidRPr="009C0CC1" w:rsidDel="0075132D">
          <w:rPr>
            <w:rStyle w:val="Hyperlink"/>
            <w:sz w:val="20"/>
            <w:szCs w:val="20"/>
          </w:rPr>
          <w:t>distributed revision control</w:t>
        </w:r>
        <w:r w:rsidR="009C4453" w:rsidDel="0075132D">
          <w:rPr>
            <w:rStyle w:val="Hyperlink"/>
            <w:sz w:val="20"/>
            <w:szCs w:val="20"/>
          </w:rPr>
          <w:fldChar w:fldCharType="end"/>
        </w:r>
        <w:r w:rsidRPr="009C0CC1" w:rsidDel="0075132D">
          <w:rPr>
            <w:sz w:val="20"/>
            <w:szCs w:val="20"/>
          </w:rPr>
          <w:t xml:space="preserve"> system it is aimed at speed, data integrity, and support for di</w:t>
        </w:r>
        <w:r w:rsidR="00AB1EDA" w:rsidDel="0075132D">
          <w:rPr>
            <w:sz w:val="20"/>
            <w:szCs w:val="20"/>
          </w:rPr>
          <w:t>stributed, non-linear workflows.</w:t>
        </w:r>
      </w:moveFrom>
    </w:p>
    <w:p w14:paraId="721705BB" w14:textId="77777777" w:rsidR="003C3B76" w:rsidRPr="009C0CC1" w:rsidDel="0075132D" w:rsidRDefault="003C3B76" w:rsidP="00EC2686">
      <w:pPr>
        <w:pStyle w:val="NormalWeb"/>
        <w:jc w:val="both"/>
        <w:rPr>
          <w:moveFrom w:id="451" w:author="Johannes Breytenbach" w:date="2017-01-05T08:45:00Z"/>
          <w:sz w:val="20"/>
          <w:szCs w:val="20"/>
        </w:rPr>
      </w:pPr>
      <w:moveFrom w:id="452" w:author="Johannes Breytenbach" w:date="2017-01-05T08:45:00Z">
        <w:r w:rsidRPr="009C0CC1" w:rsidDel="0075132D">
          <w:rPr>
            <w:sz w:val="20"/>
            <w:szCs w:val="20"/>
          </w:rPr>
          <w:t xml:space="preserve">Git was created by </w:t>
        </w:r>
        <w:r w:rsidR="009C4453" w:rsidDel="0075132D">
          <w:fldChar w:fldCharType="begin"/>
        </w:r>
        <w:r w:rsidR="009C4453" w:rsidDel="0075132D">
          <w:instrText xml:space="preserve"> HYPERLINK "https://en.wikipedia.org/wiki/Linus_Torvalds" \o "Linus Torvalds" </w:instrText>
        </w:r>
        <w:r w:rsidR="009C4453" w:rsidDel="0075132D">
          <w:fldChar w:fldCharType="separate"/>
        </w:r>
        <w:r w:rsidRPr="009C0CC1" w:rsidDel="0075132D">
          <w:rPr>
            <w:rStyle w:val="Hyperlink"/>
            <w:sz w:val="20"/>
            <w:szCs w:val="20"/>
          </w:rPr>
          <w:t>Linus Torvalds</w:t>
        </w:r>
        <w:r w:rsidR="009C4453" w:rsidDel="0075132D">
          <w:rPr>
            <w:rStyle w:val="Hyperlink"/>
            <w:sz w:val="20"/>
            <w:szCs w:val="20"/>
          </w:rPr>
          <w:fldChar w:fldCharType="end"/>
        </w:r>
        <w:r w:rsidRPr="009C0CC1" w:rsidDel="0075132D">
          <w:rPr>
            <w:sz w:val="20"/>
            <w:szCs w:val="20"/>
          </w:rPr>
          <w:t xml:space="preserve"> in 2005 for development of the </w:t>
        </w:r>
        <w:r w:rsidR="009C4453" w:rsidDel="0075132D">
          <w:fldChar w:fldCharType="begin"/>
        </w:r>
        <w:r w:rsidR="009C4453" w:rsidDel="0075132D">
          <w:instrText xml:space="preserve"> HYPERLINK "https://en.wikipedia.org/wiki/Linux_kernel" \o "Linux kernel" </w:instrText>
        </w:r>
        <w:r w:rsidR="009C4453" w:rsidDel="0075132D">
          <w:fldChar w:fldCharType="separate"/>
        </w:r>
        <w:r w:rsidRPr="009C0CC1" w:rsidDel="0075132D">
          <w:rPr>
            <w:rStyle w:val="Hyperlink"/>
            <w:sz w:val="20"/>
            <w:szCs w:val="20"/>
          </w:rPr>
          <w:t>Linux kernel</w:t>
        </w:r>
        <w:r w:rsidR="009C4453" w:rsidDel="0075132D">
          <w:rPr>
            <w:rStyle w:val="Hyperlink"/>
            <w:sz w:val="20"/>
            <w:szCs w:val="20"/>
          </w:rPr>
          <w:fldChar w:fldCharType="end"/>
        </w:r>
        <w:r w:rsidRPr="009C0CC1" w:rsidDel="0075132D">
          <w:rPr>
            <w:sz w:val="20"/>
            <w:szCs w:val="20"/>
          </w:rPr>
          <w:t>, with other kernel developers contribu</w:t>
        </w:r>
        <w:r w:rsidR="00AB1EDA" w:rsidDel="0075132D">
          <w:rPr>
            <w:sz w:val="20"/>
            <w:szCs w:val="20"/>
          </w:rPr>
          <w:t>ting to its initial development.</w:t>
        </w:r>
        <w:r w:rsidRPr="009C0CC1" w:rsidDel="0075132D">
          <w:rPr>
            <w:sz w:val="20"/>
            <w:szCs w:val="20"/>
          </w:rPr>
          <w:t xml:space="preserve"> Its current maintainer is </w:t>
        </w:r>
        <w:r w:rsidR="009C4453" w:rsidDel="0075132D">
          <w:fldChar w:fldCharType="begin"/>
        </w:r>
        <w:r w:rsidR="009C4453" w:rsidDel="0075132D">
          <w:instrText xml:space="preserve"> HYPERLINK "https://en.wikipedia.org/wiki/Junio_Hamano" \o "Junio Hamano" </w:instrText>
        </w:r>
        <w:r w:rsidR="009C4453" w:rsidDel="0075132D">
          <w:fldChar w:fldCharType="separate"/>
        </w:r>
        <w:r w:rsidRPr="009C0CC1" w:rsidDel="0075132D">
          <w:rPr>
            <w:rStyle w:val="Hyperlink"/>
            <w:sz w:val="20"/>
            <w:szCs w:val="20"/>
          </w:rPr>
          <w:t>Junio Hamano</w:t>
        </w:r>
        <w:r w:rsidR="009C4453" w:rsidDel="0075132D">
          <w:rPr>
            <w:rStyle w:val="Hyperlink"/>
            <w:sz w:val="20"/>
            <w:szCs w:val="20"/>
          </w:rPr>
          <w:fldChar w:fldCharType="end"/>
        </w:r>
        <w:r w:rsidRPr="009C0CC1" w:rsidDel="0075132D">
          <w:rPr>
            <w:sz w:val="20"/>
            <w:szCs w:val="20"/>
          </w:rPr>
          <w:t>.</w:t>
        </w:r>
      </w:moveFrom>
    </w:p>
    <w:p w14:paraId="7843B9C3" w14:textId="77777777" w:rsidR="003C3B76" w:rsidRPr="009C0CC1" w:rsidDel="0075132D" w:rsidRDefault="003C3B76" w:rsidP="00EC2686">
      <w:pPr>
        <w:pStyle w:val="NormalWeb"/>
        <w:jc w:val="both"/>
        <w:rPr>
          <w:moveFrom w:id="453" w:author="Johannes Breytenbach" w:date="2017-01-05T08:45:00Z"/>
          <w:sz w:val="20"/>
          <w:szCs w:val="20"/>
        </w:rPr>
      </w:pPr>
      <w:moveFrom w:id="454" w:author="Johannes Breytenbach" w:date="2017-01-05T08:45:00Z">
        <w:r w:rsidRPr="009C0CC1" w:rsidDel="0075132D">
          <w:rPr>
            <w:sz w:val="20"/>
            <w:szCs w:val="20"/>
          </w:rPr>
          <w:t xml:space="preserve">As with most other distributed version control systems, and unlike most </w:t>
        </w:r>
        <w:r w:rsidR="009C4453" w:rsidDel="0075132D">
          <w:fldChar w:fldCharType="begin"/>
        </w:r>
        <w:r w:rsidR="009C4453" w:rsidDel="0075132D">
          <w:instrText xml:space="preserve"> HYPERLINK "https://en.wikipedia.org/wiki/Client%E2%80%93server" \o "Client–server" </w:instrText>
        </w:r>
        <w:r w:rsidR="009C4453" w:rsidDel="0075132D">
          <w:fldChar w:fldCharType="separate"/>
        </w:r>
        <w:r w:rsidRPr="009C0CC1" w:rsidDel="0075132D">
          <w:rPr>
            <w:rStyle w:val="Hyperlink"/>
            <w:sz w:val="20"/>
            <w:szCs w:val="20"/>
          </w:rPr>
          <w:t>client–server</w:t>
        </w:r>
        <w:r w:rsidR="009C4453" w:rsidDel="0075132D">
          <w:rPr>
            <w:rStyle w:val="Hyperlink"/>
            <w:sz w:val="20"/>
            <w:szCs w:val="20"/>
          </w:rPr>
          <w:fldChar w:fldCharType="end"/>
        </w:r>
        <w:r w:rsidRPr="009C0CC1" w:rsidDel="0075132D">
          <w:rPr>
            <w:sz w:val="20"/>
            <w:szCs w:val="20"/>
          </w:rPr>
          <w:t xml:space="preserve"> systems, every Git </w:t>
        </w:r>
        <w:r w:rsidR="009C4453" w:rsidDel="0075132D">
          <w:fldChar w:fldCharType="begin"/>
        </w:r>
        <w:r w:rsidR="009C4453" w:rsidDel="0075132D">
          <w:instrText xml:space="preserve"> HYPERLINK "https://en.wikipedia.org/wiki/Directory_%28computing%29" \o "Directory (computing)" </w:instrText>
        </w:r>
        <w:r w:rsidR="009C4453" w:rsidDel="0075132D">
          <w:fldChar w:fldCharType="separate"/>
        </w:r>
        <w:r w:rsidRPr="009C0CC1" w:rsidDel="0075132D">
          <w:rPr>
            <w:rStyle w:val="Hyperlink"/>
            <w:sz w:val="20"/>
            <w:szCs w:val="20"/>
          </w:rPr>
          <w:t>directory</w:t>
        </w:r>
        <w:r w:rsidR="009C4453" w:rsidDel="0075132D">
          <w:rPr>
            <w:rStyle w:val="Hyperlink"/>
            <w:sz w:val="20"/>
            <w:szCs w:val="20"/>
          </w:rPr>
          <w:fldChar w:fldCharType="end"/>
        </w:r>
        <w:r w:rsidRPr="009C0CC1" w:rsidDel="0075132D">
          <w:rPr>
            <w:sz w:val="20"/>
            <w:szCs w:val="20"/>
          </w:rPr>
          <w:t xml:space="preserve"> on every </w:t>
        </w:r>
        <w:r w:rsidR="009C4453" w:rsidDel="0075132D">
          <w:fldChar w:fldCharType="begin"/>
        </w:r>
        <w:r w:rsidR="009C4453" w:rsidDel="0075132D">
          <w:instrText xml:space="preserve"> HYPERLINK "https://en.wikipedia.org/wiki/Node_%28networking%29" \o "Node (networking)" </w:instrText>
        </w:r>
        <w:r w:rsidR="009C4453" w:rsidDel="0075132D">
          <w:fldChar w:fldCharType="separate"/>
        </w:r>
        <w:r w:rsidRPr="009C0CC1" w:rsidDel="0075132D">
          <w:rPr>
            <w:rStyle w:val="Hyperlink"/>
            <w:sz w:val="20"/>
            <w:szCs w:val="20"/>
          </w:rPr>
          <w:t>computer</w:t>
        </w:r>
        <w:r w:rsidR="009C4453" w:rsidDel="0075132D">
          <w:rPr>
            <w:rStyle w:val="Hyperlink"/>
            <w:sz w:val="20"/>
            <w:szCs w:val="20"/>
          </w:rPr>
          <w:fldChar w:fldCharType="end"/>
        </w:r>
        <w:r w:rsidRPr="009C0CC1" w:rsidDel="0075132D">
          <w:rPr>
            <w:sz w:val="20"/>
            <w:szCs w:val="20"/>
          </w:rPr>
          <w:t xml:space="preserve"> is a full-fledged </w:t>
        </w:r>
        <w:r w:rsidR="009C4453" w:rsidDel="0075132D">
          <w:fldChar w:fldCharType="begin"/>
        </w:r>
        <w:r w:rsidR="009C4453" w:rsidDel="0075132D">
          <w:instrText xml:space="preserve"> HYPERLINK "https://en.wikipedia.org/wiki/Repository_%28version_control%29" \o "Repository (version control)" </w:instrText>
        </w:r>
        <w:r w:rsidR="009C4453" w:rsidDel="0075132D">
          <w:fldChar w:fldCharType="separate"/>
        </w:r>
        <w:r w:rsidRPr="009C0CC1" w:rsidDel="0075132D">
          <w:rPr>
            <w:rStyle w:val="Hyperlink"/>
            <w:sz w:val="20"/>
            <w:szCs w:val="20"/>
          </w:rPr>
          <w:t>repository</w:t>
        </w:r>
        <w:r w:rsidR="009C4453" w:rsidDel="0075132D">
          <w:rPr>
            <w:rStyle w:val="Hyperlink"/>
            <w:sz w:val="20"/>
            <w:szCs w:val="20"/>
          </w:rPr>
          <w:fldChar w:fldCharType="end"/>
        </w:r>
        <w:r w:rsidRPr="009C0CC1" w:rsidDel="0075132D">
          <w:rPr>
            <w:sz w:val="20"/>
            <w:szCs w:val="20"/>
          </w:rPr>
          <w:t xml:space="preserve"> with complete history and full version tracking abilities, independent of net</w:t>
        </w:r>
        <w:r w:rsidR="00AB1EDA" w:rsidDel="0075132D">
          <w:rPr>
            <w:sz w:val="20"/>
            <w:szCs w:val="20"/>
          </w:rPr>
          <w:t>work access or a central server.</w:t>
        </w:r>
      </w:moveFrom>
    </w:p>
    <w:p w14:paraId="593A5E28" w14:textId="77777777" w:rsidR="003C3B76" w:rsidRPr="009C0CC1" w:rsidDel="0075132D" w:rsidRDefault="003C3B76" w:rsidP="00EC2686">
      <w:pPr>
        <w:pStyle w:val="NormalWeb"/>
        <w:jc w:val="both"/>
        <w:rPr>
          <w:moveFrom w:id="455" w:author="Johannes Breytenbach" w:date="2017-01-05T08:45:00Z"/>
          <w:sz w:val="20"/>
          <w:szCs w:val="20"/>
        </w:rPr>
      </w:pPr>
      <w:moveFrom w:id="456" w:author="Johannes Breytenbach" w:date="2017-01-05T08:45:00Z">
        <w:r w:rsidRPr="009C0CC1" w:rsidDel="0075132D">
          <w:rPr>
            <w:sz w:val="20"/>
            <w:szCs w:val="20"/>
          </w:rPr>
          <w:t xml:space="preserve">Like the Linux kernel, Git is </w:t>
        </w:r>
        <w:r w:rsidR="009C4453" w:rsidDel="0075132D">
          <w:fldChar w:fldCharType="begin"/>
        </w:r>
        <w:r w:rsidR="009C4453" w:rsidDel="0075132D">
          <w:instrText xml:space="preserve"> HYPERLINK "https://en.wikipedia.org/wiki/Free_software" \o "Free software" </w:instrText>
        </w:r>
        <w:r w:rsidR="009C4453" w:rsidDel="0075132D">
          <w:fldChar w:fldCharType="separate"/>
        </w:r>
        <w:r w:rsidRPr="009C0CC1" w:rsidDel="0075132D">
          <w:rPr>
            <w:rStyle w:val="Hyperlink"/>
            <w:sz w:val="20"/>
            <w:szCs w:val="20"/>
          </w:rPr>
          <w:t>free software</w:t>
        </w:r>
        <w:r w:rsidR="009C4453" w:rsidDel="0075132D">
          <w:rPr>
            <w:rStyle w:val="Hyperlink"/>
            <w:sz w:val="20"/>
            <w:szCs w:val="20"/>
          </w:rPr>
          <w:fldChar w:fldCharType="end"/>
        </w:r>
        <w:r w:rsidRPr="009C0CC1" w:rsidDel="0075132D">
          <w:rPr>
            <w:sz w:val="20"/>
            <w:szCs w:val="20"/>
          </w:rPr>
          <w:t xml:space="preserve"> distributed under the terms of the </w:t>
        </w:r>
        <w:r w:rsidR="009C4453" w:rsidDel="0075132D">
          <w:fldChar w:fldCharType="begin"/>
        </w:r>
        <w:r w:rsidR="009C4453" w:rsidDel="0075132D">
          <w:instrText xml:space="preserve"> HYPERLINK "https://en.wikipedia.org/wiki/GNU_General_Public_License" \o "GNU General Public License" </w:instrText>
        </w:r>
        <w:r w:rsidR="009C4453" w:rsidDel="0075132D">
          <w:fldChar w:fldCharType="separate"/>
        </w:r>
        <w:r w:rsidRPr="009C0CC1" w:rsidDel="0075132D">
          <w:rPr>
            <w:rStyle w:val="Hyperlink"/>
            <w:sz w:val="20"/>
            <w:szCs w:val="20"/>
          </w:rPr>
          <w:t>GNU General Public License</w:t>
        </w:r>
        <w:r w:rsidR="009C4453" w:rsidDel="0075132D">
          <w:rPr>
            <w:rStyle w:val="Hyperlink"/>
            <w:sz w:val="20"/>
            <w:szCs w:val="20"/>
          </w:rPr>
          <w:fldChar w:fldCharType="end"/>
        </w:r>
        <w:r w:rsidRPr="009C0CC1" w:rsidDel="0075132D">
          <w:rPr>
            <w:sz w:val="20"/>
            <w:szCs w:val="20"/>
          </w:rPr>
          <w:t xml:space="preserve"> version 2.</w:t>
        </w:r>
      </w:moveFrom>
    </w:p>
    <w:p w14:paraId="2F3B0929" w14:textId="77777777" w:rsidR="003C3B76" w:rsidRPr="00AB1EDA" w:rsidDel="0075132D" w:rsidRDefault="003C3B76" w:rsidP="00EC2686">
      <w:pPr>
        <w:pStyle w:val="Heading2"/>
        <w:jc w:val="both"/>
        <w:rPr>
          <w:moveFrom w:id="457" w:author="Johannes Breytenbach" w:date="2017-01-05T08:45:00Z"/>
          <w:rFonts w:ascii="Times New Roman" w:eastAsia="Times New Roman" w:hAnsi="Times New Roman" w:cs="Times New Roman"/>
          <w:b w:val="0"/>
          <w:color w:val="auto"/>
          <w:sz w:val="20"/>
          <w:szCs w:val="20"/>
        </w:rPr>
      </w:pPr>
      <w:moveFrom w:id="458" w:author="Johannes Breytenbach" w:date="2017-01-05T08:45:00Z">
        <w:r w:rsidRPr="00AB1EDA" w:rsidDel="0075132D">
          <w:rPr>
            <w:rFonts w:ascii="Times New Roman" w:eastAsia="Times New Roman" w:hAnsi="Times New Roman" w:cs="Times New Roman"/>
            <w:color w:val="auto"/>
            <w:sz w:val="20"/>
            <w:szCs w:val="20"/>
          </w:rPr>
          <w:t>Merkle data format</w:t>
        </w:r>
        <w:r w:rsidRPr="00AB1EDA" w:rsidDel="0075132D">
          <w:rPr>
            <w:rFonts w:ascii="Times New Roman" w:eastAsia="Times New Roman" w:hAnsi="Times New Roman" w:cs="Times New Roman"/>
            <w:b w:val="0"/>
            <w:color w:val="auto"/>
            <w:sz w:val="20"/>
            <w:szCs w:val="20"/>
          </w:rPr>
          <w:t xml:space="preserve">: Every </w:t>
        </w:r>
        <w:r w:rsidR="009C4453" w:rsidDel="0075132D">
          <w:rPr>
            <w:bCs w:val="0"/>
          </w:rPr>
          <w:fldChar w:fldCharType="begin"/>
        </w:r>
        <w:r w:rsidR="009C4453" w:rsidDel="0075132D">
          <w:instrText xml:space="preserve"> HYPERLINK "https://en.wikipedia.org/wiki/Merkle_tree" \o "Merkle tree" </w:instrText>
        </w:r>
        <w:r w:rsidR="009C4453" w:rsidDel="0075132D">
          <w:rPr>
            <w:bCs w:val="0"/>
          </w:rPr>
          <w:fldChar w:fldCharType="separate"/>
        </w:r>
        <w:r w:rsidRPr="00AB1EDA" w:rsidDel="0075132D">
          <w:rPr>
            <w:rFonts w:ascii="Times New Roman" w:eastAsia="Times New Roman" w:hAnsi="Times New Roman" w:cs="Times New Roman"/>
            <w:b w:val="0"/>
            <w:color w:val="auto"/>
            <w:sz w:val="20"/>
            <w:szCs w:val="20"/>
            <w:u w:val="single"/>
          </w:rPr>
          <w:t>Merkle</w:t>
        </w:r>
        <w:r w:rsidR="009C4453" w:rsidDel="0075132D">
          <w:rPr>
            <w:rFonts w:ascii="Times New Roman" w:eastAsia="Times New Roman" w:hAnsi="Times New Roman" w:cs="Times New Roman"/>
            <w:bCs w:val="0"/>
            <w:sz w:val="20"/>
            <w:szCs w:val="20"/>
            <w:u w:val="single"/>
          </w:rPr>
          <w:fldChar w:fldCharType="end"/>
        </w:r>
        <w:r w:rsidRPr="00AB1EDA" w:rsidDel="0075132D">
          <w:rPr>
            <w:rFonts w:ascii="Times New Roman" w:eastAsia="Times New Roman" w:hAnsi="Times New Roman" w:cs="Times New Roman"/>
            <w:b w:val="0"/>
            <w:color w:val="auto"/>
            <w:sz w:val="20"/>
            <w:szCs w:val="20"/>
          </w:rPr>
          <w:t xml:space="preserve"> is a </w:t>
        </w:r>
        <w:r w:rsidR="009C4453" w:rsidDel="0075132D">
          <w:rPr>
            <w:bCs w:val="0"/>
          </w:rPr>
          <w:fldChar w:fldCharType="begin"/>
        </w:r>
        <w:r w:rsidR="009C4453" w:rsidDel="0075132D">
          <w:instrText xml:space="preserve"> HYPERLINK "https://en.wikipedia.org/wiki/Directed_acyclic_graph" \o "Directed acyclic graph" </w:instrText>
        </w:r>
        <w:r w:rsidR="009C4453" w:rsidDel="0075132D">
          <w:rPr>
            <w:bCs w:val="0"/>
          </w:rPr>
          <w:fldChar w:fldCharType="separate"/>
        </w:r>
        <w:r w:rsidRPr="00AB1EDA" w:rsidDel="0075132D">
          <w:rPr>
            <w:rFonts w:ascii="Times New Roman" w:eastAsia="Times New Roman" w:hAnsi="Times New Roman" w:cs="Times New Roman"/>
            <w:b w:val="0"/>
            <w:color w:val="auto"/>
            <w:sz w:val="20"/>
            <w:szCs w:val="20"/>
            <w:u w:val="single"/>
          </w:rPr>
          <w:t>directed acyclic graph (DAG)</w:t>
        </w:r>
        <w:r w:rsidR="009C4453" w:rsidDel="0075132D">
          <w:rPr>
            <w:rFonts w:ascii="Times New Roman" w:eastAsia="Times New Roman" w:hAnsi="Times New Roman" w:cs="Times New Roman"/>
            <w:bCs w:val="0"/>
            <w:sz w:val="20"/>
            <w:szCs w:val="20"/>
            <w:u w:val="single"/>
          </w:rPr>
          <w:fldChar w:fldCharType="end"/>
        </w:r>
        <w:r w:rsidRPr="00AB1EDA" w:rsidDel="0075132D">
          <w:rPr>
            <w:rFonts w:ascii="Times New Roman" w:eastAsia="Times New Roman" w:hAnsi="Times New Roman" w:cs="Times New Roman"/>
            <w:b w:val="0"/>
            <w:color w:val="auto"/>
            <w:sz w:val="20"/>
            <w:szCs w:val="20"/>
          </w:rPr>
          <w:t xml:space="preserve"> because each node is named by a hash algorithm (a </w:t>
        </w:r>
        <w:r w:rsidR="009C4453" w:rsidDel="0075132D">
          <w:rPr>
            <w:bCs w:val="0"/>
          </w:rPr>
          <w:fldChar w:fldCharType="begin"/>
        </w:r>
        <w:r w:rsidR="009C4453" w:rsidDel="0075132D">
          <w:instrText xml:space="preserve"> HYPERLINK "https://en.wikipedia.org/wiki/One-way_function" \o "One-way function" </w:instrText>
        </w:r>
        <w:r w:rsidR="009C4453" w:rsidDel="0075132D">
          <w:rPr>
            <w:bCs w:val="0"/>
          </w:rPr>
          <w:fldChar w:fldCharType="separate"/>
        </w:r>
        <w:r w:rsidRPr="00AB1EDA" w:rsidDel="0075132D">
          <w:rPr>
            <w:rFonts w:ascii="Times New Roman" w:eastAsia="Times New Roman" w:hAnsi="Times New Roman" w:cs="Times New Roman"/>
            <w:b w:val="0"/>
            <w:color w:val="auto"/>
            <w:sz w:val="20"/>
            <w:szCs w:val="20"/>
            <w:u w:val="single"/>
          </w:rPr>
          <w:t>one-way function</w:t>
        </w:r>
        <w:r w:rsidR="009C4453" w:rsidDel="0075132D">
          <w:rPr>
            <w:rFonts w:ascii="Times New Roman" w:eastAsia="Times New Roman" w:hAnsi="Times New Roman" w:cs="Times New Roman"/>
            <w:bCs w:val="0"/>
            <w:sz w:val="20"/>
            <w:szCs w:val="20"/>
            <w:u w:val="single"/>
          </w:rPr>
          <w:fldChar w:fldCharType="end"/>
        </w:r>
        <w:r w:rsidRPr="00AB1EDA" w:rsidDel="0075132D">
          <w:rPr>
            <w:rFonts w:ascii="Times New Roman" w:eastAsia="Times New Roman" w:hAnsi="Times New Roman" w:cs="Times New Roman"/>
            <w:b w:val="0"/>
            <w:color w:val="auto"/>
            <w:sz w:val="20"/>
            <w:szCs w:val="20"/>
          </w:rPr>
          <w:t>) which prevents cycles.</w:t>
        </w:r>
      </w:moveFrom>
    </w:p>
    <w:p w14:paraId="06DB4190" w14:textId="77777777" w:rsidR="003C3B76" w:rsidRPr="009C0CC1" w:rsidDel="0075132D" w:rsidRDefault="003C3B76" w:rsidP="00EC2686">
      <w:pPr>
        <w:spacing w:before="100" w:beforeAutospacing="1" w:after="100" w:afterAutospacing="1" w:line="240" w:lineRule="auto"/>
        <w:jc w:val="both"/>
        <w:rPr>
          <w:moveFrom w:id="459" w:author="Johannes Breytenbach" w:date="2017-01-05T08:45:00Z"/>
          <w:rFonts w:ascii="Times New Roman" w:eastAsia="Times New Roman" w:hAnsi="Times New Roman" w:cs="Times New Roman"/>
          <w:sz w:val="20"/>
          <w:szCs w:val="20"/>
        </w:rPr>
      </w:pPr>
      <w:moveFrom w:id="460" w:author="Johannes Breytenbach" w:date="2017-01-05T08:45:00Z">
        <w:r w:rsidRPr="009C0CC1" w:rsidDel="0075132D">
          <w:rPr>
            <w:rFonts w:ascii="Times New Roman" w:eastAsia="Times New Roman" w:hAnsi="Times New Roman" w:cs="Times New Roman"/>
            <w:sz w:val="20"/>
            <w:szCs w:val="20"/>
          </w:rPr>
          <w:t>Each branch of Merkle is the hash of its local contents, naming children by their hash instead of their full contents.</w:t>
        </w:r>
      </w:moveFrom>
    </w:p>
    <w:p w14:paraId="246EF8B9" w14:textId="77777777" w:rsidR="003C3B76" w:rsidRPr="009C0CC1" w:rsidDel="0075132D" w:rsidRDefault="003C3B76" w:rsidP="00EC2686">
      <w:pPr>
        <w:spacing w:before="100" w:beforeAutospacing="1" w:after="100" w:afterAutospacing="1" w:line="240" w:lineRule="auto"/>
        <w:jc w:val="both"/>
        <w:rPr>
          <w:moveFrom w:id="461" w:author="Johannes Breytenbach" w:date="2017-01-05T08:45:00Z"/>
          <w:rFonts w:ascii="Times New Roman" w:eastAsia="Times New Roman" w:hAnsi="Times New Roman" w:cs="Times New Roman"/>
          <w:sz w:val="20"/>
          <w:szCs w:val="20"/>
        </w:rPr>
      </w:pPr>
      <w:moveFrom w:id="462" w:author="Johannes Breytenbach" w:date="2017-01-05T08:45:00Z">
        <w:r w:rsidRPr="009C0CC1" w:rsidDel="0075132D">
          <w:rPr>
            <w:rFonts w:ascii="Times New Roman" w:eastAsia="Times New Roman" w:hAnsi="Times New Roman" w:cs="Times New Roman"/>
            <w:sz w:val="20"/>
            <w:szCs w:val="20"/>
          </w:rPr>
          <w:t>In general for any Merkle, to create a new branch or verify an existing branch, a hash algorithm is used on some combination of the local contents, such as a list of child hashes and other bytes. A few different hash algorithms are available in IPFS.</w:t>
        </w:r>
      </w:moveFrom>
    </w:p>
    <w:p w14:paraId="504888A7" w14:textId="77777777" w:rsidR="003C3B76" w:rsidRPr="009C0CC1" w:rsidDel="00F75030" w:rsidRDefault="003C3B76" w:rsidP="00EC2686">
      <w:pPr>
        <w:spacing w:before="100" w:beforeAutospacing="1" w:after="100" w:afterAutospacing="1" w:line="240" w:lineRule="auto"/>
        <w:jc w:val="both"/>
        <w:rPr>
          <w:del w:id="463" w:author="Johannes Breytenbach" w:date="2017-01-05T17:01:00Z"/>
          <w:moveFrom w:id="464" w:author="Johannes Breytenbach" w:date="2017-01-05T08:45:00Z"/>
          <w:rFonts w:ascii="Times New Roman" w:eastAsia="Times New Roman" w:hAnsi="Times New Roman" w:cs="Times New Roman"/>
          <w:sz w:val="20"/>
          <w:szCs w:val="20"/>
        </w:rPr>
      </w:pPr>
      <w:moveFrom w:id="465" w:author="Johannes Breytenbach" w:date="2017-01-05T08:45:00Z">
        <w:r w:rsidRPr="009C0CC1" w:rsidDel="0075132D">
          <w:rPr>
            <w:rFonts w:ascii="Times New Roman" w:eastAsia="Times New Roman" w:hAnsi="Times New Roman" w:cs="Times New Roman"/>
            <w:sz w:val="20"/>
            <w:szCs w:val="20"/>
          </w:rPr>
          <w:t xml:space="preserve">The data input to any of those hash algorithms is described somewhere around </w:t>
        </w:r>
        <w:r w:rsidR="009C4453" w:rsidDel="0075132D">
          <w:fldChar w:fldCharType="begin"/>
        </w:r>
        <w:r w:rsidR="009C4453" w:rsidDel="0075132D">
          <w:instrText xml:space="preserve"> HYPERLINK "https://github.com/ipfs/go-ipfs/tree/master/merkledag" </w:instrText>
        </w:r>
        <w:r w:rsidR="009C4453" w:rsidDel="0075132D">
          <w:fldChar w:fldCharType="separate"/>
        </w:r>
        <w:r w:rsidRPr="009C0CC1" w:rsidDel="0075132D">
          <w:rPr>
            <w:rFonts w:ascii="Times New Roman" w:eastAsia="Times New Roman" w:hAnsi="Times New Roman" w:cs="Times New Roman"/>
            <w:color w:val="0000FF"/>
            <w:sz w:val="20"/>
            <w:szCs w:val="20"/>
            <w:u w:val="single"/>
          </w:rPr>
          <w:t>https://github.com/ipfs/go-ipfs/tree/master/merkledag</w:t>
        </w:r>
        <w:r w:rsidR="009C4453" w:rsidDel="0075132D">
          <w:rPr>
            <w:rFonts w:ascii="Times New Roman" w:eastAsia="Times New Roman" w:hAnsi="Times New Roman" w:cs="Times New Roman"/>
            <w:color w:val="0000FF"/>
            <w:sz w:val="20"/>
            <w:szCs w:val="20"/>
            <w:u w:val="single"/>
          </w:rPr>
          <w:fldChar w:fldCharType="end"/>
        </w:r>
        <w:r w:rsidRPr="009C0CC1" w:rsidDel="0075132D">
          <w:rPr>
            <w:rFonts w:ascii="Times New Roman" w:eastAsia="Times New Roman" w:hAnsi="Times New Roman" w:cs="Times New Roman"/>
            <w:sz w:val="20"/>
            <w:szCs w:val="20"/>
          </w:rPr>
          <w:t>.</w:t>
        </w:r>
      </w:moveFrom>
    </w:p>
    <w:moveFromRangeEnd w:id="445"/>
    <w:p w14:paraId="09AF5865" w14:textId="77777777" w:rsidR="00B946DB" w:rsidDel="00F75030" w:rsidRDefault="00B946DB" w:rsidP="00F6302D">
      <w:pPr>
        <w:pStyle w:val="PlainText"/>
        <w:jc w:val="center"/>
        <w:rPr>
          <w:del w:id="466" w:author="Johannes Breytenbach" w:date="2017-01-05T17:01:00Z"/>
          <w:rFonts w:ascii="Times New Roman" w:hAnsi="Times New Roman" w:cs="Times New Roman"/>
          <w:b/>
          <w:sz w:val="28"/>
          <w:szCs w:val="28"/>
        </w:rPr>
      </w:pPr>
    </w:p>
    <w:p w14:paraId="26DED97C" w14:textId="77777777" w:rsidR="006B083F" w:rsidDel="00F75030" w:rsidRDefault="006B083F">
      <w:pPr>
        <w:pStyle w:val="PlainText"/>
        <w:rPr>
          <w:del w:id="467" w:author="Johannes Breytenbach" w:date="2017-01-05T17:01:00Z"/>
          <w:rFonts w:ascii="Times New Roman" w:hAnsi="Times New Roman" w:cs="Times New Roman"/>
          <w:b/>
          <w:sz w:val="28"/>
          <w:szCs w:val="28"/>
        </w:rPr>
        <w:pPrChange w:id="468" w:author="Johannes Breytenbach" w:date="2017-01-05T17:01:00Z">
          <w:pPr>
            <w:pStyle w:val="PlainText"/>
            <w:jc w:val="center"/>
          </w:pPr>
        </w:pPrChange>
      </w:pPr>
    </w:p>
    <w:p w14:paraId="4E4A25C4" w14:textId="77777777" w:rsidR="00B946DB" w:rsidDel="00F75030" w:rsidRDefault="00B946DB">
      <w:pPr>
        <w:pStyle w:val="PlainText"/>
        <w:rPr>
          <w:del w:id="469" w:author="Johannes Breytenbach" w:date="2017-01-05T17:01:00Z"/>
          <w:rFonts w:ascii="Times New Roman" w:hAnsi="Times New Roman" w:cs="Times New Roman"/>
          <w:b/>
          <w:sz w:val="28"/>
          <w:szCs w:val="28"/>
        </w:rPr>
        <w:pPrChange w:id="470" w:author="Johannes Breytenbach" w:date="2017-01-05T17:01:00Z">
          <w:pPr>
            <w:pStyle w:val="PlainText"/>
            <w:jc w:val="center"/>
          </w:pPr>
        </w:pPrChange>
      </w:pPr>
    </w:p>
    <w:p w14:paraId="0D97A121" w14:textId="77777777" w:rsidR="002C03A2" w:rsidRDefault="004542DB">
      <w:pPr>
        <w:pStyle w:val="Heading1"/>
        <w:rPr>
          <w:ins w:id="471" w:author="Johannes Breytenbach" w:date="2017-01-05T17:01:00Z"/>
        </w:rPr>
        <w:pPrChange w:id="472" w:author="Johannes Breytenbach" w:date="2017-01-05T17:01:00Z">
          <w:pPr>
            <w:pStyle w:val="PlainText"/>
            <w:jc w:val="center"/>
          </w:pPr>
        </w:pPrChange>
      </w:pPr>
      <w:bookmarkStart w:id="473" w:name="_Toc474766664"/>
      <w:r>
        <w:t xml:space="preserve">Technical </w:t>
      </w:r>
      <w:r w:rsidR="00F6302D" w:rsidRPr="009C0CC1">
        <w:t>Overview</w:t>
      </w:r>
      <w:ins w:id="474" w:author="Johannes Breytenbach" w:date="2017-01-07T06:54:00Z">
        <w:r w:rsidR="00DA0753">
          <w:t xml:space="preserve"> – Issue </w:t>
        </w:r>
        <w:commentRangeStart w:id="475"/>
        <w:r w:rsidR="00DA0753">
          <w:t>OZcoin</w:t>
        </w:r>
      </w:ins>
      <w:ins w:id="476" w:author="Johannes Breytenbach" w:date="2017-01-10T13:28:00Z">
        <w:r w:rsidR="00814A18">
          <w:t>s</w:t>
        </w:r>
      </w:ins>
      <w:commentRangeEnd w:id="475"/>
      <w:r w:rsidR="00964B93">
        <w:rPr>
          <w:rStyle w:val="CommentReference"/>
          <w:rFonts w:asciiTheme="minorHAnsi" w:eastAsiaTheme="minorHAnsi" w:hAnsiTheme="minorHAnsi" w:cstheme="minorBidi"/>
          <w:color w:val="auto"/>
        </w:rPr>
        <w:commentReference w:id="475"/>
      </w:r>
      <w:bookmarkEnd w:id="473"/>
    </w:p>
    <w:p w14:paraId="0D0D2910" w14:textId="77777777" w:rsidR="00F75030" w:rsidRPr="00F75030" w:rsidDel="00327093" w:rsidRDefault="00F75030">
      <w:pPr>
        <w:rPr>
          <w:del w:id="477" w:author="Johannes Breytenbach" w:date="2017-01-06T07:15:00Z"/>
          <w:rPrChange w:id="478" w:author="Johannes Breytenbach" w:date="2017-01-05T17:01:00Z">
            <w:rPr>
              <w:del w:id="479" w:author="Johannes Breytenbach" w:date="2017-01-06T07:15:00Z"/>
              <w:sz w:val="20"/>
              <w:szCs w:val="20"/>
            </w:rPr>
          </w:rPrChange>
        </w:rPr>
        <w:pPrChange w:id="480" w:author="Johannes Breytenbach" w:date="2017-01-05T17:01:00Z">
          <w:pPr>
            <w:pStyle w:val="PlainText"/>
            <w:jc w:val="center"/>
          </w:pPr>
        </w:pPrChange>
      </w:pPr>
    </w:p>
    <w:p w14:paraId="4CECF585" w14:textId="77777777" w:rsidR="004542DB" w:rsidDel="00EE315A" w:rsidRDefault="004542DB" w:rsidP="0007411D">
      <w:pPr>
        <w:pStyle w:val="PlainText"/>
        <w:rPr>
          <w:del w:id="481" w:author="Johannes Breytenbach" w:date="2017-01-06T09:26:00Z"/>
          <w:rFonts w:ascii="Times New Roman" w:hAnsi="Times New Roman" w:cs="Times New Roman"/>
          <w:sz w:val="20"/>
          <w:szCs w:val="20"/>
        </w:rPr>
      </w:pPr>
    </w:p>
    <w:p w14:paraId="3993DDB0" w14:textId="54384A5B" w:rsidR="004542DB" w:rsidRDefault="00A81EFC" w:rsidP="0007411D">
      <w:pPr>
        <w:pStyle w:val="PlainText"/>
        <w:rPr>
          <w:rFonts w:ascii="Times New Roman" w:hAnsi="Times New Roman" w:cs="Times New Roman"/>
          <w:sz w:val="20"/>
          <w:szCs w:val="20"/>
        </w:rPr>
      </w:pPr>
      <w:del w:id="482" w:author="Johannes Breytenbach" w:date="2017-01-06T07:14:00Z">
        <w:r>
          <w:rPr>
            <w:rFonts w:ascii="Times New Roman" w:hAnsi="Times New Roman" w:cs="Times New Roman"/>
            <w:noProof/>
            <w:sz w:val="20"/>
            <w:szCs w:val="20"/>
          </w:rPr>
          <w:object w:dxaOrig="0" w:dyaOrig="0" w14:anchorId="7900BE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9.5pt;margin-top:3.5pt;width:511pt;height:403.8pt;z-index:-251651072;mso-position-horizontal-relative:text;mso-position-vertical-relative:text">
              <v:imagedata r:id="rId10" o:title=""/>
            </v:shape>
            <o:OLEObject Type="Embed" ProgID="Acrobat.Document.DC" ShapeID="_x0000_s1031" DrawAspect="Content" ObjectID="_1548825618" r:id="rId11"/>
          </w:object>
        </w:r>
      </w:del>
      <w:ins w:id="483" w:author="Johannes Breytenbach" w:date="2017-01-20T09:48:00Z">
        <w:r w:rsidR="00EB3403">
          <w:rPr>
            <w:rFonts w:ascii="Times New Roman" w:hAnsi="Times New Roman" w:cs="Times New Roman"/>
            <w:noProof/>
            <w:sz w:val="20"/>
            <w:szCs w:val="20"/>
          </w:rPr>
          <w:drawing>
            <wp:inline distT="0" distB="0" distL="0" distR="0" wp14:anchorId="0E8959BB" wp14:editId="23BDB5B1">
              <wp:extent cx="5943600" cy="5609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chnical Overview - Page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09590"/>
                      </a:xfrm>
                      <a:prstGeom prst="rect">
                        <a:avLst/>
                      </a:prstGeom>
                    </pic:spPr>
                  </pic:pic>
                </a:graphicData>
              </a:graphic>
            </wp:inline>
          </w:drawing>
        </w:r>
      </w:ins>
    </w:p>
    <w:p w14:paraId="78AC71C4" w14:textId="77777777" w:rsidR="004542DB" w:rsidDel="00EE315A" w:rsidRDefault="004542DB" w:rsidP="0007411D">
      <w:pPr>
        <w:pStyle w:val="PlainText"/>
        <w:rPr>
          <w:del w:id="484" w:author="Johannes Breytenbach" w:date="2017-01-06T09:26:00Z"/>
          <w:rFonts w:ascii="Times New Roman" w:hAnsi="Times New Roman" w:cs="Times New Roman"/>
          <w:sz w:val="20"/>
          <w:szCs w:val="20"/>
        </w:rPr>
      </w:pPr>
    </w:p>
    <w:p w14:paraId="0A955B53" w14:textId="77777777" w:rsidR="004542DB" w:rsidDel="000B17FC" w:rsidRDefault="004542DB" w:rsidP="0007411D">
      <w:pPr>
        <w:pStyle w:val="PlainText"/>
        <w:rPr>
          <w:del w:id="485" w:author="Johannes Breytenbach" w:date="2017-01-06T07:15:00Z"/>
          <w:rFonts w:ascii="Times New Roman" w:hAnsi="Times New Roman" w:cs="Times New Roman"/>
          <w:sz w:val="20"/>
          <w:szCs w:val="20"/>
        </w:rPr>
      </w:pPr>
    </w:p>
    <w:p w14:paraId="1EDD4104" w14:textId="77777777" w:rsidR="004542DB" w:rsidDel="000B17FC" w:rsidRDefault="004542DB" w:rsidP="0007411D">
      <w:pPr>
        <w:pStyle w:val="PlainText"/>
        <w:rPr>
          <w:del w:id="486" w:author="Johannes Breytenbach" w:date="2017-01-06T07:15:00Z"/>
          <w:rFonts w:ascii="Times New Roman" w:hAnsi="Times New Roman" w:cs="Times New Roman"/>
          <w:sz w:val="20"/>
          <w:szCs w:val="20"/>
        </w:rPr>
      </w:pPr>
    </w:p>
    <w:p w14:paraId="29140355" w14:textId="77777777" w:rsidR="004542DB" w:rsidRPr="009C0CC1" w:rsidDel="000B17FC" w:rsidRDefault="004542DB" w:rsidP="0007411D">
      <w:pPr>
        <w:pStyle w:val="PlainText"/>
        <w:rPr>
          <w:del w:id="487" w:author="Johannes Breytenbach" w:date="2017-01-06T07:15:00Z"/>
          <w:rFonts w:ascii="Times New Roman" w:hAnsi="Times New Roman" w:cs="Times New Roman"/>
          <w:sz w:val="20"/>
          <w:szCs w:val="20"/>
        </w:rPr>
      </w:pPr>
    </w:p>
    <w:p w14:paraId="7FD0954A" w14:textId="77777777" w:rsidR="004542DB" w:rsidDel="00EE315A" w:rsidRDefault="004542DB" w:rsidP="0007411D">
      <w:pPr>
        <w:pStyle w:val="PlainText"/>
        <w:rPr>
          <w:del w:id="488" w:author="Johannes Breytenbach" w:date="2017-01-06T09:26:00Z"/>
          <w:rFonts w:ascii="Times New Roman" w:hAnsi="Times New Roman" w:cs="Times New Roman"/>
          <w:b/>
          <w:sz w:val="20"/>
          <w:szCs w:val="20"/>
        </w:rPr>
      </w:pPr>
    </w:p>
    <w:p w14:paraId="7FFC27AC" w14:textId="77777777" w:rsidR="004542DB" w:rsidDel="00C1275E" w:rsidRDefault="004542DB" w:rsidP="0007411D">
      <w:pPr>
        <w:pStyle w:val="PlainText"/>
        <w:rPr>
          <w:del w:id="489" w:author="Johannes Breytenbach" w:date="2017-01-17T12:51:00Z"/>
          <w:rFonts w:ascii="Times New Roman" w:hAnsi="Times New Roman" w:cs="Times New Roman"/>
          <w:b/>
          <w:sz w:val="20"/>
          <w:szCs w:val="20"/>
        </w:rPr>
      </w:pPr>
    </w:p>
    <w:p w14:paraId="078AF1FD" w14:textId="77777777" w:rsidR="004542DB" w:rsidDel="000B17FC" w:rsidRDefault="004542DB" w:rsidP="0007411D">
      <w:pPr>
        <w:pStyle w:val="PlainText"/>
        <w:rPr>
          <w:del w:id="490" w:author="Johannes Breytenbach" w:date="2017-01-06T07:15:00Z"/>
          <w:rFonts w:ascii="Times New Roman" w:hAnsi="Times New Roman" w:cs="Times New Roman"/>
          <w:b/>
          <w:sz w:val="20"/>
          <w:szCs w:val="20"/>
        </w:rPr>
      </w:pPr>
    </w:p>
    <w:p w14:paraId="78723E2A" w14:textId="77777777" w:rsidR="004542DB" w:rsidDel="000B17FC" w:rsidRDefault="004542DB" w:rsidP="0007411D">
      <w:pPr>
        <w:pStyle w:val="PlainText"/>
        <w:rPr>
          <w:del w:id="491" w:author="Johannes Breytenbach" w:date="2017-01-06T07:15:00Z"/>
          <w:rFonts w:ascii="Times New Roman" w:hAnsi="Times New Roman" w:cs="Times New Roman"/>
          <w:b/>
          <w:sz w:val="20"/>
          <w:szCs w:val="20"/>
        </w:rPr>
      </w:pPr>
    </w:p>
    <w:p w14:paraId="51C7C77E" w14:textId="77777777" w:rsidR="004542DB" w:rsidDel="000B17FC" w:rsidRDefault="004542DB" w:rsidP="0007411D">
      <w:pPr>
        <w:pStyle w:val="PlainText"/>
        <w:rPr>
          <w:del w:id="492" w:author="Johannes Breytenbach" w:date="2017-01-06T07:15:00Z"/>
          <w:rFonts w:ascii="Times New Roman" w:hAnsi="Times New Roman" w:cs="Times New Roman"/>
          <w:b/>
          <w:sz w:val="20"/>
          <w:szCs w:val="20"/>
        </w:rPr>
      </w:pPr>
    </w:p>
    <w:p w14:paraId="783D1EE3" w14:textId="77777777" w:rsidR="004542DB" w:rsidDel="000B17FC" w:rsidRDefault="004542DB" w:rsidP="0007411D">
      <w:pPr>
        <w:pStyle w:val="PlainText"/>
        <w:rPr>
          <w:del w:id="493" w:author="Johannes Breytenbach" w:date="2017-01-06T07:15:00Z"/>
          <w:rFonts w:ascii="Times New Roman" w:hAnsi="Times New Roman" w:cs="Times New Roman"/>
          <w:b/>
          <w:sz w:val="20"/>
          <w:szCs w:val="20"/>
        </w:rPr>
      </w:pPr>
    </w:p>
    <w:p w14:paraId="5BD6DCCE" w14:textId="77777777" w:rsidR="004542DB" w:rsidDel="000B17FC" w:rsidRDefault="004542DB" w:rsidP="0007411D">
      <w:pPr>
        <w:pStyle w:val="PlainText"/>
        <w:rPr>
          <w:del w:id="494" w:author="Johannes Breytenbach" w:date="2017-01-06T07:15:00Z"/>
          <w:rFonts w:ascii="Times New Roman" w:hAnsi="Times New Roman" w:cs="Times New Roman"/>
          <w:b/>
          <w:sz w:val="20"/>
          <w:szCs w:val="20"/>
        </w:rPr>
      </w:pPr>
    </w:p>
    <w:p w14:paraId="5CE1ABDE" w14:textId="77777777" w:rsidR="004542DB" w:rsidDel="000B17FC" w:rsidRDefault="004542DB" w:rsidP="0007411D">
      <w:pPr>
        <w:pStyle w:val="PlainText"/>
        <w:rPr>
          <w:del w:id="495" w:author="Johannes Breytenbach" w:date="2017-01-06T07:15:00Z"/>
          <w:rFonts w:ascii="Times New Roman" w:hAnsi="Times New Roman" w:cs="Times New Roman"/>
          <w:b/>
          <w:sz w:val="20"/>
          <w:szCs w:val="20"/>
        </w:rPr>
      </w:pPr>
    </w:p>
    <w:p w14:paraId="588B461A" w14:textId="77777777" w:rsidR="004542DB" w:rsidDel="000B17FC" w:rsidRDefault="004542DB" w:rsidP="0007411D">
      <w:pPr>
        <w:pStyle w:val="PlainText"/>
        <w:rPr>
          <w:del w:id="496" w:author="Johannes Breytenbach" w:date="2017-01-06T07:15:00Z"/>
          <w:rFonts w:ascii="Times New Roman" w:hAnsi="Times New Roman" w:cs="Times New Roman"/>
          <w:b/>
          <w:sz w:val="20"/>
          <w:szCs w:val="20"/>
        </w:rPr>
      </w:pPr>
    </w:p>
    <w:p w14:paraId="720D4735" w14:textId="77777777" w:rsidR="004542DB" w:rsidDel="000B17FC" w:rsidRDefault="004542DB" w:rsidP="0007411D">
      <w:pPr>
        <w:pStyle w:val="PlainText"/>
        <w:rPr>
          <w:del w:id="497" w:author="Johannes Breytenbach" w:date="2017-01-06T07:15:00Z"/>
          <w:rFonts w:ascii="Times New Roman" w:hAnsi="Times New Roman" w:cs="Times New Roman"/>
          <w:b/>
          <w:sz w:val="20"/>
          <w:szCs w:val="20"/>
        </w:rPr>
      </w:pPr>
    </w:p>
    <w:p w14:paraId="0271AE73" w14:textId="77777777" w:rsidR="004542DB" w:rsidDel="000B17FC" w:rsidRDefault="004542DB" w:rsidP="0007411D">
      <w:pPr>
        <w:pStyle w:val="PlainText"/>
        <w:rPr>
          <w:del w:id="498" w:author="Johannes Breytenbach" w:date="2017-01-06T07:15:00Z"/>
          <w:rFonts w:ascii="Times New Roman" w:hAnsi="Times New Roman" w:cs="Times New Roman"/>
          <w:b/>
          <w:sz w:val="20"/>
          <w:szCs w:val="20"/>
        </w:rPr>
      </w:pPr>
    </w:p>
    <w:p w14:paraId="5E3E1E5C" w14:textId="77777777" w:rsidR="004542DB" w:rsidDel="000B17FC" w:rsidRDefault="004542DB" w:rsidP="0007411D">
      <w:pPr>
        <w:pStyle w:val="PlainText"/>
        <w:rPr>
          <w:del w:id="499" w:author="Johannes Breytenbach" w:date="2017-01-06T07:15:00Z"/>
          <w:rFonts w:ascii="Times New Roman" w:hAnsi="Times New Roman" w:cs="Times New Roman"/>
          <w:b/>
          <w:sz w:val="20"/>
          <w:szCs w:val="20"/>
        </w:rPr>
      </w:pPr>
    </w:p>
    <w:p w14:paraId="101F8C30" w14:textId="77777777" w:rsidR="004542DB" w:rsidDel="000B17FC" w:rsidRDefault="004542DB" w:rsidP="0007411D">
      <w:pPr>
        <w:pStyle w:val="PlainText"/>
        <w:rPr>
          <w:del w:id="500" w:author="Johannes Breytenbach" w:date="2017-01-06T07:15:00Z"/>
          <w:rFonts w:ascii="Times New Roman" w:hAnsi="Times New Roman" w:cs="Times New Roman"/>
          <w:b/>
          <w:sz w:val="20"/>
          <w:szCs w:val="20"/>
        </w:rPr>
      </w:pPr>
    </w:p>
    <w:p w14:paraId="2551D2F9" w14:textId="77777777" w:rsidR="004542DB" w:rsidDel="000B17FC" w:rsidRDefault="004542DB" w:rsidP="0007411D">
      <w:pPr>
        <w:pStyle w:val="PlainText"/>
        <w:rPr>
          <w:del w:id="501" w:author="Johannes Breytenbach" w:date="2017-01-06T07:15:00Z"/>
          <w:rFonts w:ascii="Times New Roman" w:hAnsi="Times New Roman" w:cs="Times New Roman"/>
          <w:b/>
          <w:sz w:val="20"/>
          <w:szCs w:val="20"/>
        </w:rPr>
      </w:pPr>
    </w:p>
    <w:p w14:paraId="4F176383" w14:textId="77777777" w:rsidR="004542DB" w:rsidDel="000B17FC" w:rsidRDefault="004542DB" w:rsidP="0007411D">
      <w:pPr>
        <w:pStyle w:val="PlainText"/>
        <w:rPr>
          <w:del w:id="502" w:author="Johannes Breytenbach" w:date="2017-01-06T07:15:00Z"/>
          <w:rFonts w:ascii="Times New Roman" w:hAnsi="Times New Roman" w:cs="Times New Roman"/>
          <w:b/>
          <w:sz w:val="20"/>
          <w:szCs w:val="20"/>
        </w:rPr>
      </w:pPr>
    </w:p>
    <w:p w14:paraId="4F517640" w14:textId="77777777" w:rsidR="004542DB" w:rsidDel="000B17FC" w:rsidRDefault="004542DB" w:rsidP="0007411D">
      <w:pPr>
        <w:pStyle w:val="PlainText"/>
        <w:rPr>
          <w:del w:id="503" w:author="Johannes Breytenbach" w:date="2017-01-06T07:15:00Z"/>
          <w:rFonts w:ascii="Times New Roman" w:hAnsi="Times New Roman" w:cs="Times New Roman"/>
          <w:b/>
          <w:sz w:val="20"/>
          <w:szCs w:val="20"/>
        </w:rPr>
      </w:pPr>
    </w:p>
    <w:p w14:paraId="0332510B" w14:textId="77777777" w:rsidR="004542DB" w:rsidDel="000B17FC" w:rsidRDefault="004542DB" w:rsidP="0007411D">
      <w:pPr>
        <w:pStyle w:val="PlainText"/>
        <w:rPr>
          <w:del w:id="504" w:author="Johannes Breytenbach" w:date="2017-01-06T07:15:00Z"/>
          <w:rFonts w:ascii="Times New Roman" w:hAnsi="Times New Roman" w:cs="Times New Roman"/>
          <w:b/>
          <w:sz w:val="20"/>
          <w:szCs w:val="20"/>
        </w:rPr>
      </w:pPr>
    </w:p>
    <w:p w14:paraId="3C5BB3AA" w14:textId="77777777" w:rsidR="004542DB" w:rsidDel="000B17FC" w:rsidRDefault="004542DB" w:rsidP="0007411D">
      <w:pPr>
        <w:pStyle w:val="PlainText"/>
        <w:rPr>
          <w:del w:id="505" w:author="Johannes Breytenbach" w:date="2017-01-06T07:15:00Z"/>
          <w:rFonts w:ascii="Times New Roman" w:hAnsi="Times New Roman" w:cs="Times New Roman"/>
          <w:b/>
          <w:sz w:val="20"/>
          <w:szCs w:val="20"/>
        </w:rPr>
      </w:pPr>
    </w:p>
    <w:p w14:paraId="25086218" w14:textId="77777777" w:rsidR="002C03A2" w:rsidRPr="009C0CC1" w:rsidRDefault="002C03A2" w:rsidP="0007411D">
      <w:pPr>
        <w:pStyle w:val="PlainText"/>
        <w:rPr>
          <w:rFonts w:ascii="Times New Roman" w:hAnsi="Times New Roman" w:cs="Times New Roman"/>
          <w:sz w:val="20"/>
          <w:szCs w:val="20"/>
        </w:rPr>
      </w:pPr>
    </w:p>
    <w:p w14:paraId="4DA7FB53" w14:textId="77777777" w:rsidR="002C03A2" w:rsidRPr="00EC2686" w:rsidRDefault="00272C79" w:rsidP="00F6302D">
      <w:pPr>
        <w:pStyle w:val="PlainText"/>
        <w:jc w:val="center"/>
        <w:rPr>
          <w:rFonts w:ascii="Times New Roman" w:hAnsi="Times New Roman" w:cs="Times New Roman"/>
          <w:b/>
          <w:sz w:val="20"/>
          <w:szCs w:val="20"/>
        </w:rPr>
      </w:pPr>
      <w:r>
        <w:rPr>
          <w:rFonts w:ascii="Times New Roman" w:hAnsi="Times New Roman" w:cs="Times New Roman"/>
          <w:b/>
          <w:sz w:val="20"/>
          <w:szCs w:val="20"/>
        </w:rPr>
        <w:t>FlowChart</w:t>
      </w:r>
      <w:r w:rsidRPr="00EC2686">
        <w:rPr>
          <w:rFonts w:ascii="Times New Roman" w:hAnsi="Times New Roman" w:cs="Times New Roman"/>
          <w:b/>
          <w:sz w:val="20"/>
          <w:szCs w:val="20"/>
        </w:rPr>
        <w:t>-1</w:t>
      </w:r>
      <w:r>
        <w:rPr>
          <w:rFonts w:ascii="Times New Roman" w:hAnsi="Times New Roman" w:cs="Times New Roman"/>
          <w:b/>
          <w:sz w:val="20"/>
          <w:szCs w:val="20"/>
        </w:rPr>
        <w:t xml:space="preserve">: </w:t>
      </w:r>
      <w:r w:rsidR="00EC2686">
        <w:rPr>
          <w:rFonts w:ascii="Times New Roman" w:hAnsi="Times New Roman" w:cs="Times New Roman"/>
          <w:b/>
          <w:sz w:val="20"/>
          <w:szCs w:val="20"/>
        </w:rPr>
        <w:t xml:space="preserve">Product Life Cycle </w:t>
      </w:r>
    </w:p>
    <w:p w14:paraId="4061795E" w14:textId="10F29A7F" w:rsidR="002C03A2" w:rsidRPr="009C0CC1" w:rsidDel="00EB3403" w:rsidRDefault="002C03A2" w:rsidP="0007411D">
      <w:pPr>
        <w:pStyle w:val="PlainText"/>
        <w:rPr>
          <w:del w:id="506" w:author="Johannes Breytenbach" w:date="2017-01-20T09:49:00Z"/>
          <w:rFonts w:ascii="Times New Roman" w:hAnsi="Times New Roman" w:cs="Times New Roman"/>
          <w:sz w:val="20"/>
          <w:szCs w:val="20"/>
        </w:rPr>
      </w:pPr>
    </w:p>
    <w:p w14:paraId="7679D94C" w14:textId="1767CFB3" w:rsidR="002C03A2" w:rsidDel="00C1275E" w:rsidRDefault="002C03A2" w:rsidP="0007411D">
      <w:pPr>
        <w:pStyle w:val="PlainText"/>
        <w:rPr>
          <w:del w:id="507" w:author="Johannes Breytenbach" w:date="2017-01-17T12:51:00Z"/>
          <w:rFonts w:ascii="Times New Roman" w:hAnsi="Times New Roman" w:cs="Times New Roman"/>
          <w:sz w:val="20"/>
          <w:szCs w:val="20"/>
        </w:rPr>
      </w:pPr>
    </w:p>
    <w:p w14:paraId="707299B9" w14:textId="77777777" w:rsidR="002C03A2" w:rsidRPr="009C0CC1" w:rsidRDefault="002C03A2">
      <w:pPr>
        <w:pStyle w:val="Heading1"/>
        <w:pPrChange w:id="508" w:author="Johannes Breytenbach" w:date="2017-01-07T12:08:00Z">
          <w:pPr>
            <w:pStyle w:val="PlainText"/>
            <w:jc w:val="center"/>
          </w:pPr>
        </w:pPrChange>
      </w:pPr>
      <w:bookmarkStart w:id="509" w:name="_Toc474766665"/>
      <w:r w:rsidRPr="009C0CC1">
        <w:t>Key Products</w:t>
      </w:r>
      <w:bookmarkEnd w:id="509"/>
    </w:p>
    <w:p w14:paraId="77803CA6" w14:textId="77777777" w:rsidR="002C03A2" w:rsidRPr="009C0CC1" w:rsidDel="0076314D" w:rsidRDefault="002C03A2" w:rsidP="0007411D">
      <w:pPr>
        <w:pStyle w:val="PlainText"/>
        <w:rPr>
          <w:del w:id="510" w:author="Johannes Breytenbach" w:date="2017-01-06T11:41:00Z"/>
          <w:rFonts w:ascii="Times New Roman" w:hAnsi="Times New Roman" w:cs="Times New Roman"/>
          <w:sz w:val="20"/>
          <w:szCs w:val="20"/>
        </w:rPr>
      </w:pPr>
    </w:p>
    <w:p w14:paraId="0DA3A29F" w14:textId="77777777" w:rsidR="00814443" w:rsidRDefault="00814443">
      <w:pPr>
        <w:pStyle w:val="PlainText"/>
        <w:rPr>
          <w:ins w:id="511" w:author="Johannes Breytenbach" w:date="2017-01-06T11:23:00Z"/>
          <w:rFonts w:ascii="Times New Roman" w:hAnsi="Times New Roman" w:cs="Times New Roman"/>
          <w:sz w:val="20"/>
          <w:szCs w:val="20"/>
        </w:rPr>
      </w:pPr>
      <w:ins w:id="512" w:author="Johannes Breytenbach" w:date="2017-01-06T11:22:00Z">
        <w:r w:rsidRPr="00814443">
          <w:rPr>
            <w:rFonts w:ascii="Times New Roman" w:hAnsi="Times New Roman" w:cs="Times New Roman"/>
            <w:sz w:val="20"/>
            <w:szCs w:val="20"/>
            <w:rPrChange w:id="513" w:author="Johannes Breytenbach" w:date="2017-01-06T11:22:00Z">
              <w:rPr>
                <w:rFonts w:ascii="Times New Roman" w:hAnsi="Times New Roman" w:cs="Times New Roman"/>
                <w:b/>
                <w:sz w:val="20"/>
                <w:szCs w:val="20"/>
              </w:rPr>
            </w:rPrChange>
          </w:rPr>
          <w:t>The OZcoin Platform incorporates several key products</w:t>
        </w:r>
      </w:ins>
      <w:ins w:id="514" w:author="Johannes Breytenbach" w:date="2017-01-06T11:23:00Z">
        <w:r>
          <w:rPr>
            <w:rFonts w:ascii="Times New Roman" w:hAnsi="Times New Roman" w:cs="Times New Roman"/>
            <w:sz w:val="20"/>
            <w:szCs w:val="20"/>
          </w:rPr>
          <w:t>.</w:t>
        </w:r>
      </w:ins>
    </w:p>
    <w:p w14:paraId="59A25A0B" w14:textId="77777777" w:rsidR="00814443" w:rsidRPr="00814443" w:rsidRDefault="00814443">
      <w:pPr>
        <w:pStyle w:val="Heading2"/>
        <w:rPr>
          <w:ins w:id="515" w:author="Johannes Breytenbach" w:date="2017-01-06T11:23:00Z"/>
          <w:rPrChange w:id="516" w:author="Johannes Breytenbach" w:date="2017-01-06T11:24:00Z">
            <w:rPr>
              <w:ins w:id="517" w:author="Johannes Breytenbach" w:date="2017-01-06T11:23:00Z"/>
              <w:rFonts w:ascii="Times New Roman" w:hAnsi="Times New Roman" w:cs="Times New Roman"/>
              <w:sz w:val="20"/>
              <w:szCs w:val="20"/>
            </w:rPr>
          </w:rPrChange>
        </w:rPr>
        <w:pPrChange w:id="518" w:author="Johannes Breytenbach" w:date="2017-01-07T12:09:00Z">
          <w:pPr>
            <w:pStyle w:val="PlainText"/>
          </w:pPr>
        </w:pPrChange>
      </w:pPr>
      <w:bookmarkStart w:id="519" w:name="_Toc474766666"/>
      <w:ins w:id="520" w:author="Johannes Breytenbach" w:date="2017-01-06T11:28:00Z">
        <w:r>
          <w:t xml:space="preserve">1. </w:t>
        </w:r>
      </w:ins>
      <w:ins w:id="521" w:author="Johannes Breytenbach" w:date="2017-01-06T11:23:00Z">
        <w:r w:rsidRPr="00814443">
          <w:rPr>
            <w:rPrChange w:id="522" w:author="Johannes Breytenbach" w:date="2017-01-06T11:24:00Z">
              <w:rPr>
                <w:rFonts w:ascii="Times New Roman" w:hAnsi="Times New Roman" w:cs="Times New Roman"/>
                <w:sz w:val="20"/>
                <w:szCs w:val="20"/>
              </w:rPr>
            </w:rPrChange>
          </w:rPr>
          <w:t>The OZcoin Portal</w:t>
        </w:r>
        <w:bookmarkEnd w:id="519"/>
      </w:ins>
    </w:p>
    <w:p w14:paraId="44653F3F" w14:textId="77777777" w:rsidR="00814443" w:rsidRPr="00814443" w:rsidRDefault="00814443">
      <w:pPr>
        <w:pStyle w:val="PlainText"/>
        <w:rPr>
          <w:ins w:id="523" w:author="Johannes Breytenbach" w:date="2017-01-06T11:22:00Z"/>
          <w:rFonts w:ascii="Times New Roman" w:hAnsi="Times New Roman" w:cs="Times New Roman"/>
          <w:sz w:val="20"/>
          <w:szCs w:val="20"/>
          <w:rPrChange w:id="524" w:author="Johannes Breytenbach" w:date="2017-01-06T11:22:00Z">
            <w:rPr>
              <w:ins w:id="525" w:author="Johannes Breytenbach" w:date="2017-01-06T11:22:00Z"/>
              <w:rFonts w:ascii="Times New Roman" w:hAnsi="Times New Roman" w:cs="Times New Roman"/>
              <w:b/>
              <w:sz w:val="20"/>
              <w:szCs w:val="20"/>
            </w:rPr>
          </w:rPrChange>
        </w:rPr>
      </w:pPr>
    </w:p>
    <w:p w14:paraId="7B383943" w14:textId="77777777" w:rsidR="00814443" w:rsidRDefault="00814443" w:rsidP="0007411D">
      <w:pPr>
        <w:pStyle w:val="PlainText"/>
        <w:rPr>
          <w:ins w:id="526" w:author="Johannes Breytenbach" w:date="2017-01-06T11:41:00Z"/>
          <w:rFonts w:ascii="Times New Roman" w:hAnsi="Times New Roman" w:cs="Times New Roman"/>
          <w:sz w:val="20"/>
          <w:szCs w:val="20"/>
        </w:rPr>
      </w:pPr>
      <w:ins w:id="527" w:author="Johannes Breytenbach" w:date="2017-01-06T11:24:00Z">
        <w:r>
          <w:rPr>
            <w:rFonts w:ascii="Times New Roman" w:hAnsi="Times New Roman" w:cs="Times New Roman"/>
            <w:sz w:val="20"/>
            <w:szCs w:val="20"/>
          </w:rPr>
          <w:t xml:space="preserve">The OZcoin Portal is one of possibly many </w:t>
        </w:r>
      </w:ins>
      <w:ins w:id="528" w:author="Johannes Breytenbach" w:date="2017-01-06T11:25:00Z">
        <w:r>
          <w:rPr>
            <w:rFonts w:ascii="Times New Roman" w:hAnsi="Times New Roman" w:cs="Times New Roman"/>
            <w:sz w:val="20"/>
            <w:szCs w:val="20"/>
          </w:rPr>
          <w:t>distribution</w:t>
        </w:r>
      </w:ins>
      <w:ins w:id="529" w:author="Johannes Breytenbach" w:date="2017-01-06T11:24:00Z">
        <w:r>
          <w:rPr>
            <w:rFonts w:ascii="Times New Roman" w:hAnsi="Times New Roman" w:cs="Times New Roman"/>
            <w:sz w:val="20"/>
            <w:szCs w:val="20"/>
          </w:rPr>
          <w:t xml:space="preserve"> </w:t>
        </w:r>
      </w:ins>
      <w:ins w:id="530" w:author="Johannes Breytenbach" w:date="2017-01-06T11:25:00Z">
        <w:r>
          <w:rPr>
            <w:rFonts w:ascii="Times New Roman" w:hAnsi="Times New Roman" w:cs="Times New Roman"/>
            <w:sz w:val="20"/>
            <w:szCs w:val="20"/>
          </w:rPr>
          <w:t xml:space="preserve">tools. It is simply a web app through which any </w:t>
        </w:r>
      </w:ins>
      <w:ins w:id="531" w:author="Johannes Breytenbach" w:date="2017-01-06T11:26:00Z">
        <w:r>
          <w:rPr>
            <w:rFonts w:ascii="Times New Roman" w:hAnsi="Times New Roman" w:cs="Times New Roman"/>
            <w:sz w:val="20"/>
            <w:szCs w:val="20"/>
          </w:rPr>
          <w:t>other</w:t>
        </w:r>
      </w:ins>
      <w:ins w:id="532" w:author="Johannes Breytenbach" w:date="2017-01-06T11:25:00Z">
        <w:r>
          <w:rPr>
            <w:rFonts w:ascii="Times New Roman" w:hAnsi="Times New Roman" w:cs="Times New Roman"/>
            <w:sz w:val="20"/>
            <w:szCs w:val="20"/>
          </w:rPr>
          <w:t xml:space="preserve"> website or web app could be reached v</w:t>
        </w:r>
      </w:ins>
      <w:ins w:id="533" w:author="Johannes Breytenbach" w:date="2017-01-06T11:27:00Z">
        <w:r>
          <w:rPr>
            <w:rFonts w:ascii="Times New Roman" w:hAnsi="Times New Roman" w:cs="Times New Roman"/>
            <w:sz w:val="20"/>
            <w:szCs w:val="20"/>
          </w:rPr>
          <w:t xml:space="preserve">ia </w:t>
        </w:r>
      </w:ins>
      <w:ins w:id="534" w:author="Johannes Breytenbach" w:date="2017-01-06T11:33:00Z">
        <w:r w:rsidR="00D61A09">
          <w:rPr>
            <w:rFonts w:ascii="Times New Roman" w:hAnsi="Times New Roman" w:cs="Times New Roman"/>
            <w:sz w:val="20"/>
            <w:szCs w:val="20"/>
          </w:rPr>
          <w:t>PHP</w:t>
        </w:r>
      </w:ins>
      <w:ins w:id="535" w:author="Johannes Breytenbach" w:date="2017-01-06T11:27:00Z">
        <w:r>
          <w:rPr>
            <w:rFonts w:ascii="Times New Roman" w:hAnsi="Times New Roman" w:cs="Times New Roman"/>
            <w:sz w:val="20"/>
            <w:szCs w:val="20"/>
          </w:rPr>
          <w:t>, html or JavaScript and does not form part of this whitepaper.</w:t>
        </w:r>
      </w:ins>
    </w:p>
    <w:p w14:paraId="36F9B654" w14:textId="77777777" w:rsidR="0076314D" w:rsidRDefault="0076314D" w:rsidP="0007411D">
      <w:pPr>
        <w:pStyle w:val="PlainText"/>
        <w:rPr>
          <w:ins w:id="536" w:author="Johannes Breytenbach" w:date="2017-01-06T11:24:00Z"/>
          <w:rFonts w:ascii="Times New Roman" w:hAnsi="Times New Roman" w:cs="Times New Roman"/>
          <w:sz w:val="20"/>
          <w:szCs w:val="20"/>
        </w:rPr>
      </w:pPr>
    </w:p>
    <w:p w14:paraId="24D47914" w14:textId="77777777" w:rsidR="00814443" w:rsidRPr="004542DB" w:rsidDel="00D61A09" w:rsidRDefault="000F68F5">
      <w:pPr>
        <w:pStyle w:val="Heading2"/>
        <w:rPr>
          <w:del w:id="537" w:author="Johannes Breytenbach" w:date="2017-01-06T11:31:00Z"/>
        </w:rPr>
        <w:pPrChange w:id="538" w:author="Johannes Breytenbach" w:date="2017-01-07T12:09:00Z">
          <w:pPr>
            <w:pStyle w:val="PlainText"/>
          </w:pPr>
        </w:pPrChange>
      </w:pPr>
      <w:del w:id="539" w:author="Johannes Breytenbach" w:date="2017-01-06T11:28:00Z">
        <w:r w:rsidRPr="004542DB" w:rsidDel="00814443">
          <w:delText>1</w:delText>
        </w:r>
      </w:del>
      <w:del w:id="540" w:author="Johannes Breytenbach" w:date="2017-01-06T11:31:00Z">
        <w:r w:rsidR="002C03A2" w:rsidRPr="004542DB" w:rsidDel="00D61A09">
          <w:delText xml:space="preserve">. </w:delText>
        </w:r>
      </w:del>
      <w:del w:id="541" w:author="Johannes Breytenbach" w:date="2017-01-06T09:58:00Z">
        <w:r w:rsidRPr="004542DB" w:rsidDel="001D3FC4">
          <w:delText>Asset backed Cryptocurrency</w:delText>
        </w:r>
        <w:r w:rsidR="00B946DB" w:rsidRPr="004542DB" w:rsidDel="001D3FC4">
          <w:delText xml:space="preserve"> OZ</w:delText>
        </w:r>
        <w:r w:rsidRPr="004542DB" w:rsidDel="001D3FC4">
          <w:delText>coins</w:delText>
        </w:r>
        <w:r w:rsidR="002C03A2" w:rsidRPr="004542DB" w:rsidDel="001D3FC4">
          <w:delText xml:space="preserve"> </w:delText>
        </w:r>
        <w:r w:rsidR="00B946DB" w:rsidRPr="004542DB" w:rsidDel="001D3FC4">
          <w:delText>on the</w:delText>
        </w:r>
      </w:del>
      <w:del w:id="542" w:author="Johannes Breytenbach" w:date="2017-01-06T10:33:00Z">
        <w:r w:rsidR="00B946DB" w:rsidRPr="004542DB" w:rsidDel="00D67D8D">
          <w:delText xml:space="preserve"> OZcoin</w:delText>
        </w:r>
      </w:del>
      <w:del w:id="543" w:author="Johannes Breytenbach" w:date="2017-01-06T11:31:00Z">
        <w:r w:rsidR="00B946DB" w:rsidRPr="004542DB" w:rsidDel="00D61A09">
          <w:delText xml:space="preserve"> Platform</w:delText>
        </w:r>
      </w:del>
    </w:p>
    <w:p w14:paraId="0635AF76" w14:textId="77777777" w:rsidR="000F68F5" w:rsidRPr="009C0CC1" w:rsidDel="00D61A09" w:rsidRDefault="000F68F5">
      <w:pPr>
        <w:pStyle w:val="Heading2"/>
        <w:rPr>
          <w:del w:id="544" w:author="Johannes Breytenbach" w:date="2017-01-06T11:31:00Z"/>
        </w:rPr>
        <w:pPrChange w:id="545" w:author="Johannes Breytenbach" w:date="2017-01-07T12:09:00Z">
          <w:pPr>
            <w:pStyle w:val="PlainText"/>
          </w:pPr>
        </w:pPrChange>
      </w:pPr>
    </w:p>
    <w:p w14:paraId="54990860" w14:textId="77777777" w:rsidR="002C03A2" w:rsidRPr="009C0CC1" w:rsidDel="00D61A09" w:rsidRDefault="00B946DB">
      <w:pPr>
        <w:pStyle w:val="Heading2"/>
        <w:rPr>
          <w:del w:id="546" w:author="Johannes Breytenbach" w:date="2017-01-06T11:31:00Z"/>
        </w:rPr>
        <w:pPrChange w:id="547" w:author="Johannes Breytenbach" w:date="2017-01-07T12:09:00Z">
          <w:pPr>
            <w:pStyle w:val="PlainText"/>
          </w:pPr>
        </w:pPrChange>
      </w:pPr>
      <w:del w:id="548" w:author="Johannes Breytenbach" w:date="2017-01-06T11:31:00Z">
        <w:r w:rsidDel="00D61A09">
          <w:delText xml:space="preserve">OZcoin </w:delText>
        </w:r>
        <w:r w:rsidRPr="009C0CC1" w:rsidDel="00D61A09">
          <w:delText>Platform</w:delText>
        </w:r>
      </w:del>
      <w:del w:id="549" w:author="Johannes Breytenbach" w:date="2017-01-06T10:55:00Z">
        <w:r w:rsidDel="004A6A49">
          <w:delText xml:space="preserve"> </w:delText>
        </w:r>
      </w:del>
      <w:del w:id="550" w:author="Johannes Breytenbach" w:date="2017-01-06T09:59:00Z">
        <w:r w:rsidDel="001D3FC4">
          <w:delText>based OZ</w:delText>
        </w:r>
        <w:r w:rsidR="000F68F5" w:rsidRPr="009C0CC1" w:rsidDel="001D3FC4">
          <w:delText>coins</w:delText>
        </w:r>
        <w:r w:rsidR="002C03A2" w:rsidRPr="009C0CC1" w:rsidDel="001D3FC4">
          <w:delText xml:space="preserve"> </w:delText>
        </w:r>
      </w:del>
      <w:del w:id="551" w:author="Johannes Breytenbach" w:date="2017-01-06T11:31:00Z">
        <w:r w:rsidR="002C03A2" w:rsidRPr="009C0CC1" w:rsidDel="00D61A09">
          <w:delText xml:space="preserve">consist of the below information permanently uploaded onto the </w:delText>
        </w:r>
      </w:del>
      <w:del w:id="552" w:author="Johannes Breytenbach" w:date="2017-01-06T09:54:00Z">
        <w:r w:rsidR="009C0CC1" w:rsidDel="001D3FC4">
          <w:delText>decentraliz</w:delText>
        </w:r>
        <w:r w:rsidR="002C03A2" w:rsidRPr="009C0CC1" w:rsidDel="001D3FC4">
          <w:delText xml:space="preserve">ed database: </w:delText>
        </w:r>
      </w:del>
    </w:p>
    <w:p w14:paraId="0DE321CC" w14:textId="77777777" w:rsidR="000F68F5" w:rsidRPr="009C0CC1" w:rsidDel="00D61A09" w:rsidRDefault="000F68F5">
      <w:pPr>
        <w:pStyle w:val="Heading2"/>
        <w:rPr>
          <w:del w:id="553" w:author="Johannes Breytenbach" w:date="2017-01-06T11:31:00Z"/>
        </w:rPr>
        <w:pPrChange w:id="554" w:author="Johannes Breytenbach" w:date="2017-01-07T12:09:00Z">
          <w:pPr>
            <w:pStyle w:val="PlainText"/>
          </w:pPr>
        </w:pPrChange>
      </w:pPr>
    </w:p>
    <w:p w14:paraId="5D943732" w14:textId="77777777" w:rsidR="002C03A2" w:rsidRPr="009C0CC1" w:rsidDel="00D61A09" w:rsidRDefault="002C03A2">
      <w:pPr>
        <w:pStyle w:val="Heading2"/>
        <w:rPr>
          <w:del w:id="555" w:author="Johannes Breytenbach" w:date="2017-01-06T11:31:00Z"/>
        </w:rPr>
        <w:pPrChange w:id="556" w:author="Johannes Breytenbach" w:date="2017-01-07T12:09:00Z">
          <w:pPr>
            <w:pStyle w:val="PlainText"/>
            <w:numPr>
              <w:numId w:val="2"/>
            </w:numPr>
            <w:ind w:left="720" w:hanging="360"/>
          </w:pPr>
        </w:pPrChange>
      </w:pPr>
      <w:del w:id="557" w:author="Johannes Breytenbach" w:date="2017-01-06T11:31:00Z">
        <w:r w:rsidRPr="009C0CC1" w:rsidDel="00D61A09">
          <w:delText xml:space="preserve">Time Stamp of </w:delText>
        </w:r>
      </w:del>
      <w:del w:id="558" w:author="Johannes Breytenbach" w:date="2017-01-06T07:20:00Z">
        <w:r w:rsidRPr="009C0CC1" w:rsidDel="0002066C">
          <w:delText xml:space="preserve">card </w:delText>
        </w:r>
      </w:del>
      <w:del w:id="559" w:author="Johannes Breytenbach" w:date="2017-01-06T11:31:00Z">
        <w:r w:rsidRPr="009C0CC1" w:rsidDel="00D61A09">
          <w:delText>creation</w:delText>
        </w:r>
      </w:del>
    </w:p>
    <w:p w14:paraId="1A1659D3" w14:textId="77777777" w:rsidR="002C03A2" w:rsidRPr="009C0CC1" w:rsidDel="00D61A09" w:rsidRDefault="002C03A2">
      <w:pPr>
        <w:pStyle w:val="Heading2"/>
        <w:rPr>
          <w:del w:id="560" w:author="Johannes Breytenbach" w:date="2017-01-06T11:31:00Z"/>
        </w:rPr>
        <w:pPrChange w:id="561" w:author="Johannes Breytenbach" w:date="2017-01-07T12:09:00Z">
          <w:pPr>
            <w:pStyle w:val="PlainText"/>
            <w:numPr>
              <w:numId w:val="2"/>
            </w:numPr>
            <w:ind w:left="720" w:hanging="360"/>
          </w:pPr>
        </w:pPrChange>
      </w:pPr>
      <w:del w:id="562" w:author="Johannes Breytenbach" w:date="2017-01-06T11:31:00Z">
        <w:r w:rsidRPr="009C0CC1" w:rsidDel="00D61A09">
          <w:delText xml:space="preserve">SKU of the </w:delText>
        </w:r>
        <w:r w:rsidR="00686845" w:rsidRPr="009C0CC1" w:rsidDel="00D61A09">
          <w:delText>“</w:delText>
        </w:r>
      </w:del>
      <w:del w:id="563" w:author="Johannes Breytenbach" w:date="2017-01-06T07:18:00Z">
        <w:r w:rsidR="00686845" w:rsidRPr="009C0CC1" w:rsidDel="0002066C">
          <w:delText>G</w:delText>
        </w:r>
        <w:r w:rsidRPr="009C0CC1" w:rsidDel="0002066C">
          <w:delText xml:space="preserve">old </w:delText>
        </w:r>
      </w:del>
      <w:del w:id="564" w:author="Johannes Breytenbach" w:date="2017-01-06T11:31:00Z">
        <w:r w:rsidR="00686845" w:rsidRPr="009C0CC1" w:rsidDel="00D61A09">
          <w:delText xml:space="preserve">certificate” </w:delText>
        </w:r>
        <w:r w:rsidRPr="009C0CC1" w:rsidDel="00D61A09">
          <w:delText xml:space="preserve"> </w:delText>
        </w:r>
      </w:del>
    </w:p>
    <w:p w14:paraId="6680B344" w14:textId="77777777" w:rsidR="002C03A2" w:rsidRPr="009C0CC1" w:rsidDel="00D61A09" w:rsidRDefault="00686845">
      <w:pPr>
        <w:pStyle w:val="Heading2"/>
        <w:rPr>
          <w:del w:id="565" w:author="Johannes Breytenbach" w:date="2017-01-06T11:31:00Z"/>
        </w:rPr>
        <w:pPrChange w:id="566" w:author="Johannes Breytenbach" w:date="2017-01-07T12:09:00Z">
          <w:pPr>
            <w:pStyle w:val="PlainText"/>
            <w:numPr>
              <w:numId w:val="2"/>
            </w:numPr>
            <w:ind w:left="720" w:hanging="360"/>
          </w:pPr>
        </w:pPrChange>
      </w:pPr>
      <w:del w:id="567" w:author="Johannes Breytenbach" w:date="2017-01-06T11:31:00Z">
        <w:r w:rsidRPr="009C0CC1" w:rsidDel="00D61A09">
          <w:delText>“</w:delText>
        </w:r>
      </w:del>
      <w:del w:id="568" w:author="Johannes Breytenbach" w:date="2017-01-06T07:18:00Z">
        <w:r w:rsidRPr="009C0CC1" w:rsidDel="0002066C">
          <w:delText>Gold</w:delText>
        </w:r>
      </w:del>
      <w:del w:id="569" w:author="Johannes Breytenbach" w:date="2017-01-06T11:31:00Z">
        <w:r w:rsidRPr="009C0CC1" w:rsidDel="00D61A09">
          <w:delText xml:space="preserve"> certificate” s</w:delText>
        </w:r>
        <w:r w:rsidR="002C03A2" w:rsidRPr="009C0CC1" w:rsidDel="00D61A09">
          <w:delText>erial number</w:delText>
        </w:r>
      </w:del>
    </w:p>
    <w:p w14:paraId="726A19B5" w14:textId="77777777" w:rsidR="002C03A2" w:rsidRPr="009C0CC1" w:rsidDel="00D61A09" w:rsidRDefault="002C03A2">
      <w:pPr>
        <w:pStyle w:val="Heading2"/>
        <w:rPr>
          <w:del w:id="570" w:author="Johannes Breytenbach" w:date="2017-01-06T11:31:00Z"/>
        </w:rPr>
        <w:pPrChange w:id="571" w:author="Johannes Breytenbach" w:date="2017-01-07T12:09:00Z">
          <w:pPr>
            <w:pStyle w:val="PlainText"/>
            <w:numPr>
              <w:numId w:val="2"/>
            </w:numPr>
            <w:ind w:left="720" w:hanging="360"/>
          </w:pPr>
        </w:pPrChange>
      </w:pPr>
      <w:del w:id="572" w:author="Johannes Breytenbach" w:date="2017-01-06T11:31:00Z">
        <w:r w:rsidRPr="009C0CC1" w:rsidDel="00D61A09">
          <w:delText>Chain of Custody digital signatures (Vendor, Custodian, Auditor)</w:delText>
        </w:r>
      </w:del>
    </w:p>
    <w:p w14:paraId="6B692512" w14:textId="77777777" w:rsidR="002C03A2" w:rsidRPr="009C0CC1" w:rsidDel="001D3FC4" w:rsidRDefault="002C03A2">
      <w:pPr>
        <w:pStyle w:val="Heading2"/>
        <w:rPr>
          <w:del w:id="573" w:author="Johannes Breytenbach" w:date="2017-01-06T09:54:00Z"/>
        </w:rPr>
        <w:pPrChange w:id="574" w:author="Johannes Breytenbach" w:date="2017-01-07T12:09:00Z">
          <w:pPr>
            <w:pStyle w:val="PlainText"/>
            <w:numPr>
              <w:numId w:val="2"/>
            </w:numPr>
            <w:ind w:left="720" w:hanging="360"/>
          </w:pPr>
        </w:pPrChange>
      </w:pPr>
      <w:del w:id="575" w:author="Johannes Breytenbach" w:date="2017-01-06T09:54:00Z">
        <w:r w:rsidRPr="009C0CC1" w:rsidDel="001D3FC4">
          <w:delText>Purchase Receipt</w:delText>
        </w:r>
      </w:del>
    </w:p>
    <w:p w14:paraId="3BC0082B" w14:textId="77777777" w:rsidR="002C03A2" w:rsidRPr="009C0CC1" w:rsidDel="00D61A09" w:rsidRDefault="002C03A2">
      <w:pPr>
        <w:pStyle w:val="Heading2"/>
        <w:rPr>
          <w:del w:id="576" w:author="Johannes Breytenbach" w:date="2017-01-06T11:31:00Z"/>
        </w:rPr>
        <w:pPrChange w:id="577" w:author="Johannes Breytenbach" w:date="2017-01-07T12:09:00Z">
          <w:pPr>
            <w:pStyle w:val="PlainText"/>
            <w:numPr>
              <w:numId w:val="2"/>
            </w:numPr>
            <w:ind w:left="720" w:hanging="360"/>
          </w:pPr>
        </w:pPrChange>
      </w:pPr>
      <w:del w:id="578" w:author="Johannes Breytenbach" w:date="2017-01-06T11:31:00Z">
        <w:r w:rsidRPr="009C0CC1" w:rsidDel="00D61A09">
          <w:delText>Audit Documentation</w:delText>
        </w:r>
      </w:del>
    </w:p>
    <w:p w14:paraId="5106315D" w14:textId="77777777" w:rsidR="002C03A2" w:rsidDel="00D61A09" w:rsidRDefault="002C03A2">
      <w:pPr>
        <w:pStyle w:val="Heading2"/>
        <w:rPr>
          <w:del w:id="579" w:author="Johannes Breytenbach" w:date="2017-01-06T11:31:00Z"/>
        </w:rPr>
        <w:pPrChange w:id="580" w:author="Johannes Breytenbach" w:date="2017-01-07T12:09:00Z">
          <w:pPr>
            <w:pStyle w:val="PlainText"/>
            <w:numPr>
              <w:numId w:val="2"/>
            </w:numPr>
            <w:ind w:left="720" w:hanging="360"/>
          </w:pPr>
        </w:pPrChange>
      </w:pPr>
      <w:del w:id="581" w:author="Johannes Breytenbach" w:date="2017-01-06T11:31:00Z">
        <w:r w:rsidRPr="009C0CC1" w:rsidDel="00D61A09">
          <w:delText xml:space="preserve">Depository Receipt </w:delText>
        </w:r>
        <w:r w:rsidR="00EC2686" w:rsidDel="00D61A09">
          <w:delText>“</w:delText>
        </w:r>
      </w:del>
      <w:del w:id="582" w:author="Johannes Breytenbach" w:date="2017-01-06T07:18:00Z">
        <w:r w:rsidR="00EC2686" w:rsidDel="0002066C">
          <w:delText>Gold</w:delText>
        </w:r>
      </w:del>
      <w:del w:id="583" w:author="Johannes Breytenbach" w:date="2017-01-06T11:31:00Z">
        <w:r w:rsidR="00EC2686" w:rsidDel="00D61A09">
          <w:delText xml:space="preserve"> certificate”</w:delText>
        </w:r>
      </w:del>
    </w:p>
    <w:p w14:paraId="75A08B28" w14:textId="77777777" w:rsidR="004542DB" w:rsidRPr="004542DB" w:rsidDel="00D61A09" w:rsidRDefault="004542DB">
      <w:pPr>
        <w:pStyle w:val="Heading2"/>
        <w:rPr>
          <w:del w:id="584" w:author="Johannes Breytenbach" w:date="2017-01-06T11:31:00Z"/>
        </w:rPr>
        <w:pPrChange w:id="585" w:author="Johannes Breytenbach" w:date="2017-01-07T12:09:00Z">
          <w:pPr>
            <w:pStyle w:val="PlainText"/>
            <w:numPr>
              <w:numId w:val="2"/>
            </w:numPr>
            <w:ind w:left="720" w:hanging="360"/>
          </w:pPr>
        </w:pPrChange>
      </w:pPr>
      <w:del w:id="586" w:author="Johannes Breytenbach" w:date="2017-01-06T11:31:00Z">
        <w:r w:rsidDel="00D61A09">
          <w:delText xml:space="preserve">[NOTE: </w:delText>
        </w:r>
      </w:del>
      <w:del w:id="587" w:author="Johannes Breytenbach" w:date="2017-01-06T09:53:00Z">
        <w:r w:rsidDel="001D3FC4">
          <w:delText xml:space="preserve">Perth </w:delText>
        </w:r>
      </w:del>
      <w:del w:id="588" w:author="Johannes Breytenbach" w:date="2017-01-06T11:31:00Z">
        <w:r w:rsidDel="00D61A09">
          <w:delText>Mint does NOT require storage fees</w:delText>
        </w:r>
        <w:r w:rsidR="006A2B2F" w:rsidDel="00D61A09">
          <w:delText xml:space="preserve"> from OZcoin</w:delText>
        </w:r>
        <w:r w:rsidDel="00D61A09">
          <w:delText>]</w:delText>
        </w:r>
      </w:del>
    </w:p>
    <w:p w14:paraId="2B077D96" w14:textId="77777777" w:rsidR="00686845" w:rsidRPr="009C0CC1" w:rsidDel="00D61A09" w:rsidRDefault="00686845">
      <w:pPr>
        <w:pStyle w:val="Heading2"/>
        <w:rPr>
          <w:del w:id="589" w:author="Johannes Breytenbach" w:date="2017-01-06T11:31:00Z"/>
        </w:rPr>
        <w:pPrChange w:id="590" w:author="Johannes Breytenbach" w:date="2017-01-07T12:09:00Z">
          <w:pPr>
            <w:pStyle w:val="PlainText"/>
          </w:pPr>
        </w:pPrChange>
      </w:pPr>
    </w:p>
    <w:p w14:paraId="5969A74D" w14:textId="77777777" w:rsidR="002C03A2" w:rsidDel="008E0F14" w:rsidRDefault="00B946DB">
      <w:pPr>
        <w:pStyle w:val="Heading2"/>
        <w:rPr>
          <w:del w:id="591" w:author="Johannes Breytenbach" w:date="2017-01-06T07:21:00Z"/>
        </w:rPr>
        <w:pPrChange w:id="592" w:author="Johannes Breytenbach" w:date="2017-01-07T12:09:00Z">
          <w:pPr>
            <w:pStyle w:val="PlainText"/>
            <w:ind w:firstLine="360"/>
          </w:pPr>
        </w:pPrChange>
      </w:pPr>
      <w:del w:id="593" w:author="Johannes Breytenbach" w:date="2017-01-06T07:21:00Z">
        <w:r w:rsidDel="0002066C">
          <w:delText xml:space="preserve">OZcoin </w:delText>
        </w:r>
        <w:r w:rsidRPr="009C0CC1" w:rsidDel="0002066C">
          <w:delText>Platform</w:delText>
        </w:r>
        <w:r w:rsidR="006A2B2F" w:rsidDel="0002066C">
          <w:delText xml:space="preserve"> </w:delText>
        </w:r>
        <w:r w:rsidDel="0002066C">
          <w:delText xml:space="preserve">based </w:delText>
        </w:r>
        <w:r w:rsidR="00686845" w:rsidRPr="009C0CC1" w:rsidDel="0002066C">
          <w:delText>OZcoins</w:delText>
        </w:r>
        <w:r w:rsidR="006A2B2F" w:rsidDel="0002066C">
          <w:delText>,</w:delText>
        </w:r>
        <w:r w:rsidR="00686845" w:rsidRPr="009C0CC1" w:rsidDel="0002066C">
          <w:delText xml:space="preserve"> </w:delText>
        </w:r>
        <w:r w:rsidR="002C03A2" w:rsidRPr="009C0CC1" w:rsidDel="0002066C">
          <w:delText xml:space="preserve">are kept in an </w:delText>
        </w:r>
        <w:r w:rsidR="003007E0" w:rsidDel="0002066C">
          <w:delText>3rd Gen. blockchain</w:delText>
        </w:r>
        <w:r w:rsidR="002C03A2" w:rsidRPr="009C0CC1" w:rsidDel="0002066C">
          <w:delText xml:space="preserve"> Wallet. </w:delText>
        </w:r>
      </w:del>
    </w:p>
    <w:p w14:paraId="45441D93" w14:textId="77777777" w:rsidR="002C03A2" w:rsidRPr="009C0CC1" w:rsidDel="00D61A09" w:rsidRDefault="002C03A2">
      <w:pPr>
        <w:pStyle w:val="Heading2"/>
        <w:rPr>
          <w:del w:id="594" w:author="Johannes Breytenbach" w:date="2017-01-06T11:31:00Z"/>
        </w:rPr>
        <w:pPrChange w:id="595" w:author="Johannes Breytenbach" w:date="2017-01-07T12:09:00Z">
          <w:pPr>
            <w:pStyle w:val="PlainText"/>
          </w:pPr>
        </w:pPrChange>
      </w:pPr>
    </w:p>
    <w:p w14:paraId="612F59C1" w14:textId="77777777" w:rsidR="002C03A2" w:rsidRPr="004542DB" w:rsidRDefault="002C03A2">
      <w:pPr>
        <w:pStyle w:val="Heading2"/>
        <w:pPrChange w:id="596" w:author="Johannes Breytenbach" w:date="2017-01-07T12:09:00Z">
          <w:pPr>
            <w:pStyle w:val="PlainText"/>
          </w:pPr>
        </w:pPrChange>
      </w:pPr>
      <w:bookmarkStart w:id="597" w:name="_Toc474766667"/>
      <w:r w:rsidRPr="004542DB">
        <w:t xml:space="preserve">2. </w:t>
      </w:r>
      <w:del w:id="598" w:author="Johannes Breytenbach" w:date="2017-01-06T10:01:00Z">
        <w:r w:rsidR="00B946DB" w:rsidRPr="004542DB" w:rsidDel="008E0F14">
          <w:delText xml:space="preserve">OZcoin Platform based </w:delText>
        </w:r>
      </w:del>
      <w:ins w:id="599" w:author="Johannes Breytenbach" w:date="2017-01-06T10:01:00Z">
        <w:r w:rsidR="005945D0">
          <w:t xml:space="preserve">Asset </w:t>
        </w:r>
        <w:r w:rsidR="008E0F14">
          <w:t xml:space="preserve">Backed </w:t>
        </w:r>
      </w:ins>
      <w:del w:id="600" w:author="Johannes Breytenbach" w:date="2017-01-10T17:27:00Z">
        <w:r w:rsidR="00B946DB" w:rsidRPr="004542DB" w:rsidDel="00F30C01">
          <w:delText>OZ</w:delText>
        </w:r>
        <w:r w:rsidR="00686845" w:rsidRPr="004542DB" w:rsidDel="00F30C01">
          <w:delText xml:space="preserve">coin </w:delText>
        </w:r>
        <w:r w:rsidRPr="004542DB" w:rsidDel="00F30C01">
          <w:delText>Tokens</w:delText>
        </w:r>
      </w:del>
      <w:ins w:id="601" w:author="Johannes Breytenbach" w:date="2017-01-10T17:27:00Z">
        <w:r w:rsidR="00F30C01">
          <w:t>OZcoins</w:t>
        </w:r>
      </w:ins>
      <w:bookmarkEnd w:id="597"/>
      <w:del w:id="602" w:author="Johannes Breytenbach" w:date="2017-01-11T11:46:00Z">
        <w:r w:rsidRPr="004542DB" w:rsidDel="00E83EFD">
          <w:delText xml:space="preserve"> (</w:delText>
        </w:r>
        <w:r w:rsidR="00B946DB" w:rsidRPr="004542DB" w:rsidDel="00E83EFD">
          <w:delText>OZ</w:delText>
        </w:r>
        <w:r w:rsidR="00686845" w:rsidRPr="004542DB" w:rsidDel="00E83EFD">
          <w:delText>coin</w:delText>
        </w:r>
        <w:r w:rsidRPr="004542DB" w:rsidDel="00E83EFD">
          <w:delText>)</w:delText>
        </w:r>
      </w:del>
      <w:r w:rsidRPr="004542DB">
        <w:t xml:space="preserve"> </w:t>
      </w:r>
    </w:p>
    <w:p w14:paraId="70933AA5" w14:textId="77777777" w:rsidR="002C03A2" w:rsidRPr="009C0CC1" w:rsidRDefault="002C03A2" w:rsidP="0007411D">
      <w:pPr>
        <w:pStyle w:val="PlainText"/>
        <w:rPr>
          <w:rFonts w:ascii="Times New Roman" w:hAnsi="Times New Roman" w:cs="Times New Roman"/>
          <w:sz w:val="20"/>
          <w:szCs w:val="20"/>
        </w:rPr>
      </w:pPr>
    </w:p>
    <w:p w14:paraId="5B3DBD9B" w14:textId="1085784B" w:rsidR="005945D0" w:rsidRDefault="00B946DB" w:rsidP="00964B93">
      <w:pPr>
        <w:pStyle w:val="PlainText"/>
        <w:jc w:val="both"/>
        <w:rPr>
          <w:ins w:id="603" w:author="Johannes Breytenbach" w:date="2017-01-06T10:18:00Z"/>
          <w:rFonts w:ascii="Times New Roman" w:hAnsi="Times New Roman" w:cs="Times New Roman"/>
          <w:sz w:val="20"/>
          <w:szCs w:val="20"/>
        </w:rPr>
      </w:pPr>
      <w:r>
        <w:rPr>
          <w:rFonts w:ascii="Times New Roman" w:hAnsi="Times New Roman" w:cs="Times New Roman"/>
          <w:sz w:val="20"/>
          <w:szCs w:val="20"/>
        </w:rPr>
        <w:t>OZcoin</w:t>
      </w:r>
      <w:ins w:id="604" w:author="Johannes Breytenbach" w:date="2017-01-11T11:46:00Z">
        <w:r w:rsidR="00E83EFD">
          <w:rPr>
            <w:rFonts w:ascii="Times New Roman" w:hAnsi="Times New Roman" w:cs="Times New Roman"/>
            <w:sz w:val="20"/>
            <w:szCs w:val="20"/>
          </w:rPr>
          <w:t>s</w:t>
        </w:r>
      </w:ins>
      <w:del w:id="605" w:author="Johannes Breytenbach" w:date="2017-01-06T10:02:00Z">
        <w:r w:rsidR="00686845" w:rsidRPr="009C0CC1" w:rsidDel="008E0F14">
          <w:rPr>
            <w:rFonts w:ascii="Times New Roman" w:hAnsi="Times New Roman" w:cs="Times New Roman"/>
            <w:sz w:val="20"/>
            <w:szCs w:val="20"/>
          </w:rPr>
          <w:delText>Oz</w:delText>
        </w:r>
      </w:del>
      <w:r w:rsidR="00686845" w:rsidRPr="009C0CC1">
        <w:rPr>
          <w:rFonts w:ascii="Times New Roman" w:hAnsi="Times New Roman" w:cs="Times New Roman"/>
          <w:sz w:val="20"/>
          <w:szCs w:val="20"/>
        </w:rPr>
        <w:t xml:space="preserve"> </w:t>
      </w:r>
      <w:del w:id="606" w:author="Johannes Breytenbach" w:date="2017-01-11T11:46:00Z">
        <w:r w:rsidR="002C03A2" w:rsidRPr="009C0CC1" w:rsidDel="00E83EFD">
          <w:rPr>
            <w:rFonts w:ascii="Times New Roman" w:hAnsi="Times New Roman" w:cs="Times New Roman"/>
            <w:sz w:val="20"/>
            <w:szCs w:val="20"/>
          </w:rPr>
          <w:delText xml:space="preserve">Tokens </w:delText>
        </w:r>
      </w:del>
      <w:r w:rsidR="002C03A2" w:rsidRPr="009C0CC1">
        <w:rPr>
          <w:rFonts w:ascii="Times New Roman" w:hAnsi="Times New Roman" w:cs="Times New Roman"/>
          <w:sz w:val="20"/>
          <w:szCs w:val="20"/>
        </w:rPr>
        <w:t>are minted</w:t>
      </w:r>
      <w:ins w:id="607" w:author="Johannes Breytenbach" w:date="2017-01-11T11:46:00Z">
        <w:r w:rsidR="00E83EFD">
          <w:rPr>
            <w:rFonts w:ascii="Times New Roman" w:hAnsi="Times New Roman" w:cs="Times New Roman"/>
            <w:sz w:val="20"/>
            <w:szCs w:val="20"/>
          </w:rPr>
          <w:t xml:space="preserve"> (issued)</w:t>
        </w:r>
      </w:ins>
      <w:r w:rsidR="002C03A2" w:rsidRPr="009C0CC1">
        <w:rPr>
          <w:rFonts w:ascii="Times New Roman" w:hAnsi="Times New Roman" w:cs="Times New Roman"/>
          <w:sz w:val="20"/>
          <w:szCs w:val="20"/>
        </w:rPr>
        <w:t xml:space="preserve"> via a</w:t>
      </w:r>
      <w:del w:id="608" w:author="Johannes Breytenbach" w:date="2017-01-06T10:05:00Z">
        <w:r w:rsidR="002C03A2" w:rsidRPr="009C0CC1" w:rsidDel="008E0F14">
          <w:rPr>
            <w:rFonts w:ascii="Times New Roman" w:hAnsi="Times New Roman" w:cs="Times New Roman"/>
            <w:sz w:val="20"/>
            <w:szCs w:val="20"/>
          </w:rPr>
          <w:delText xml:space="preserve"> Minter Smart Contract</w:delText>
        </w:r>
      </w:del>
      <w:ins w:id="609" w:author="Johannes Breytenbach" w:date="2017-01-06T10:05:00Z">
        <w:r w:rsidR="008E0F14">
          <w:rPr>
            <w:rFonts w:ascii="Times New Roman" w:hAnsi="Times New Roman" w:cs="Times New Roman"/>
            <w:sz w:val="20"/>
            <w:szCs w:val="20"/>
          </w:rPr>
          <w:t xml:space="preserve"> central </w:t>
        </w:r>
      </w:ins>
      <w:ins w:id="610" w:author="Johannes Breytenbach" w:date="2017-01-10T13:25:00Z">
        <w:r w:rsidR="00814A18">
          <w:rPr>
            <w:rFonts w:ascii="Times New Roman" w:hAnsi="Times New Roman" w:cs="Times New Roman"/>
            <w:sz w:val="20"/>
            <w:szCs w:val="20"/>
          </w:rPr>
          <w:t>OZcoin, Inc</w:t>
        </w:r>
      </w:ins>
      <w:ins w:id="611" w:author="Johannes Breytenbach" w:date="2017-01-06T11:34:00Z">
        <w:r w:rsidR="00D61A09">
          <w:rPr>
            <w:rFonts w:ascii="Times New Roman" w:hAnsi="Times New Roman" w:cs="Times New Roman"/>
            <w:sz w:val="20"/>
            <w:szCs w:val="20"/>
          </w:rPr>
          <w:t>.</w:t>
        </w:r>
      </w:ins>
      <w:ins w:id="612" w:author="Johannes Breytenbach" w:date="2017-01-06T10:06:00Z">
        <w:r w:rsidR="008E0F14">
          <w:rPr>
            <w:rFonts w:ascii="Times New Roman" w:hAnsi="Times New Roman" w:cs="Times New Roman"/>
            <w:sz w:val="20"/>
            <w:szCs w:val="20"/>
          </w:rPr>
          <w:t xml:space="preserve"> </w:t>
        </w:r>
      </w:ins>
      <w:ins w:id="613" w:author="Johannes Breytenbach" w:date="2017-01-06T10:05:00Z">
        <w:r w:rsidR="008E0F14">
          <w:rPr>
            <w:rFonts w:ascii="Times New Roman" w:hAnsi="Times New Roman" w:cs="Times New Roman"/>
            <w:sz w:val="20"/>
            <w:szCs w:val="20"/>
          </w:rPr>
          <w:t>administration account</w:t>
        </w:r>
      </w:ins>
      <w:ins w:id="614" w:author="Johannes Breytenbach" w:date="2017-01-11T11:46:00Z">
        <w:r w:rsidR="00E83EFD">
          <w:rPr>
            <w:rFonts w:ascii="Times New Roman" w:hAnsi="Times New Roman" w:cs="Times New Roman"/>
            <w:sz w:val="20"/>
            <w:szCs w:val="20"/>
          </w:rPr>
          <w:t xml:space="preserve"> on the blockchain</w:t>
        </w:r>
      </w:ins>
      <w:r w:rsidR="002C03A2" w:rsidRPr="009C0CC1">
        <w:rPr>
          <w:rFonts w:ascii="Times New Roman" w:hAnsi="Times New Roman" w:cs="Times New Roman"/>
          <w:sz w:val="20"/>
          <w:szCs w:val="20"/>
        </w:rPr>
        <w:t xml:space="preserve">. </w:t>
      </w:r>
      <w:ins w:id="615" w:author="Johannes Breytenbach" w:date="2017-01-06T10:07:00Z">
        <w:r w:rsidR="008E0F14">
          <w:rPr>
            <w:rFonts w:ascii="Times New Roman" w:hAnsi="Times New Roman" w:cs="Times New Roman"/>
            <w:sz w:val="20"/>
            <w:szCs w:val="20"/>
          </w:rPr>
          <w:t xml:space="preserve">Every 100 </w:t>
        </w:r>
      </w:ins>
      <w:ins w:id="616" w:author="Terry" w:date="2017-01-11T21:38:00Z">
        <w:r w:rsidR="00964B93">
          <w:rPr>
            <w:rFonts w:ascii="Times New Roman" w:hAnsi="Times New Roman" w:cs="Times New Roman"/>
            <w:sz w:val="20"/>
            <w:szCs w:val="20"/>
          </w:rPr>
          <w:t>O</w:t>
        </w:r>
      </w:ins>
      <w:ins w:id="617" w:author="Johannes Breytenbach" w:date="2017-02-13T12:17:00Z">
        <w:r w:rsidR="009A4871">
          <w:rPr>
            <w:rFonts w:ascii="Times New Roman" w:hAnsi="Times New Roman" w:cs="Times New Roman"/>
            <w:sz w:val="20"/>
            <w:szCs w:val="20"/>
          </w:rPr>
          <w:t>Z</w:t>
        </w:r>
      </w:ins>
      <w:ins w:id="618" w:author="Terry" w:date="2017-01-11T21:38:00Z">
        <w:del w:id="619" w:author="Johannes Breytenbach" w:date="2017-02-13T12:17:00Z">
          <w:r w:rsidR="00964B93" w:rsidDel="009A4871">
            <w:rPr>
              <w:rFonts w:ascii="Times New Roman" w:hAnsi="Times New Roman" w:cs="Times New Roman"/>
              <w:sz w:val="20"/>
              <w:szCs w:val="20"/>
            </w:rPr>
            <w:delText>z</w:delText>
          </w:r>
        </w:del>
        <w:r w:rsidR="00964B93">
          <w:rPr>
            <w:rFonts w:ascii="Times New Roman" w:hAnsi="Times New Roman" w:cs="Times New Roman"/>
            <w:sz w:val="20"/>
            <w:szCs w:val="20"/>
          </w:rPr>
          <w:t xml:space="preserve">coins </w:t>
        </w:r>
      </w:ins>
      <w:del w:id="620" w:author="Johannes Breytenbach" w:date="2017-01-06T10:10:00Z">
        <w:r w:rsidR="002C03A2" w:rsidRPr="009C0CC1" w:rsidDel="008E0F14">
          <w:rPr>
            <w:rFonts w:ascii="Times New Roman" w:hAnsi="Times New Roman" w:cs="Times New Roman"/>
            <w:sz w:val="20"/>
            <w:szCs w:val="20"/>
          </w:rPr>
          <w:delText>E</w:delText>
        </w:r>
      </w:del>
      <w:del w:id="621" w:author="Johannes Breytenbach" w:date="2017-01-11T11:47:00Z">
        <w:r w:rsidR="002C03A2" w:rsidRPr="009C0CC1" w:rsidDel="00E83EFD">
          <w:rPr>
            <w:rFonts w:ascii="Times New Roman" w:hAnsi="Times New Roman" w:cs="Times New Roman"/>
            <w:sz w:val="20"/>
            <w:szCs w:val="20"/>
          </w:rPr>
          <w:delText xml:space="preserve">ach </w:delText>
        </w:r>
        <w:r w:rsidDel="00E83EFD">
          <w:rPr>
            <w:rFonts w:ascii="Times New Roman" w:hAnsi="Times New Roman" w:cs="Times New Roman"/>
            <w:sz w:val="20"/>
            <w:szCs w:val="20"/>
          </w:rPr>
          <w:delText>OZcoin</w:delText>
        </w:r>
        <w:r w:rsidR="00686845" w:rsidRPr="009C0CC1" w:rsidDel="00E83EFD">
          <w:rPr>
            <w:rFonts w:ascii="Times New Roman" w:hAnsi="Times New Roman" w:cs="Times New Roman"/>
            <w:sz w:val="20"/>
            <w:szCs w:val="20"/>
          </w:rPr>
          <w:delText xml:space="preserve">Oz </w:delText>
        </w:r>
      </w:del>
      <w:r w:rsidR="002C03A2" w:rsidRPr="009C0CC1">
        <w:rPr>
          <w:rFonts w:ascii="Times New Roman" w:hAnsi="Times New Roman" w:cs="Times New Roman"/>
          <w:sz w:val="20"/>
          <w:szCs w:val="20"/>
        </w:rPr>
        <w:t>represent</w:t>
      </w:r>
      <w:del w:id="622" w:author="Terry" w:date="2017-01-11T21:38:00Z">
        <w:r w:rsidR="002C03A2" w:rsidRPr="009C0CC1" w:rsidDel="00964B93">
          <w:rPr>
            <w:rFonts w:ascii="Times New Roman" w:hAnsi="Times New Roman" w:cs="Times New Roman"/>
            <w:sz w:val="20"/>
            <w:szCs w:val="20"/>
          </w:rPr>
          <w:delText>s</w:delText>
        </w:r>
      </w:del>
      <w:r w:rsidR="002C03A2" w:rsidRPr="009C0CC1">
        <w:rPr>
          <w:rFonts w:ascii="Times New Roman" w:hAnsi="Times New Roman" w:cs="Times New Roman"/>
          <w:sz w:val="20"/>
          <w:szCs w:val="20"/>
        </w:rPr>
        <w:t xml:space="preserve"> </w:t>
      </w:r>
      <w:r w:rsidR="00686845" w:rsidRPr="009C0CC1">
        <w:rPr>
          <w:rFonts w:ascii="Times New Roman" w:hAnsi="Times New Roman" w:cs="Times New Roman"/>
          <w:sz w:val="20"/>
          <w:szCs w:val="20"/>
        </w:rPr>
        <w:t xml:space="preserve">one ounce of </w:t>
      </w:r>
      <w:del w:id="623" w:author="Johannes Breytenbach" w:date="2017-01-06T07:18:00Z">
        <w:r w:rsidR="00686845" w:rsidRPr="009C0CC1" w:rsidDel="0002066C">
          <w:rPr>
            <w:rFonts w:ascii="Times New Roman" w:hAnsi="Times New Roman" w:cs="Times New Roman"/>
            <w:sz w:val="20"/>
            <w:szCs w:val="20"/>
          </w:rPr>
          <w:delText>gold</w:delText>
        </w:r>
      </w:del>
      <w:ins w:id="624" w:author="Johannes Breytenbach" w:date="2017-01-20T10:59:00Z">
        <w:r w:rsidR="00574736">
          <w:rPr>
            <w:rFonts w:ascii="Times New Roman" w:hAnsi="Times New Roman" w:cs="Times New Roman"/>
            <w:sz w:val="20"/>
            <w:szCs w:val="20"/>
          </w:rPr>
          <w:t>gold</w:t>
        </w:r>
      </w:ins>
      <w:ins w:id="625" w:author="Johannes Breytenbach" w:date="2017-01-06T10:13:00Z">
        <w:del w:id="626" w:author="Terry" w:date="2017-01-11T21:37:00Z">
          <w:r w:rsidR="005945D0" w:rsidDel="00964B93">
            <w:rPr>
              <w:rFonts w:ascii="Times New Roman" w:hAnsi="Times New Roman" w:cs="Times New Roman"/>
              <w:sz w:val="20"/>
              <w:szCs w:val="20"/>
            </w:rPr>
            <w:delText>.</w:delText>
          </w:r>
        </w:del>
      </w:ins>
      <w:ins w:id="627" w:author="Terry" w:date="2017-01-11T21:37:00Z">
        <w:r w:rsidR="00964B93">
          <w:rPr>
            <w:rFonts w:ascii="Times New Roman" w:hAnsi="Times New Roman" w:cs="Times New Roman"/>
            <w:sz w:val="20"/>
            <w:szCs w:val="20"/>
          </w:rPr>
          <w:t xml:space="preserve"> o</w:t>
        </w:r>
      </w:ins>
      <w:ins w:id="628" w:author="Johannes Breytenbach" w:date="2017-01-06T10:13:00Z">
        <w:del w:id="629" w:author="Terry" w:date="2017-01-11T21:37:00Z">
          <w:r w:rsidR="005945D0" w:rsidDel="00964B93">
            <w:rPr>
              <w:rFonts w:ascii="Times New Roman" w:hAnsi="Times New Roman" w:cs="Times New Roman"/>
              <w:sz w:val="20"/>
              <w:szCs w:val="20"/>
            </w:rPr>
            <w:delText xml:space="preserve"> </w:delText>
          </w:r>
        </w:del>
      </w:ins>
      <w:ins w:id="630" w:author="Johannes Breytenbach" w:date="2017-01-06T10:14:00Z">
        <w:del w:id="631" w:author="Terry" w:date="2017-01-11T21:37:00Z">
          <w:r w:rsidR="005945D0" w:rsidDel="00964B93">
            <w:rPr>
              <w:rFonts w:ascii="Times New Roman" w:hAnsi="Times New Roman" w:cs="Times New Roman"/>
              <w:sz w:val="20"/>
              <w:szCs w:val="20"/>
            </w:rPr>
            <w:delText>O</w:delText>
          </w:r>
        </w:del>
        <w:r w:rsidR="005945D0">
          <w:rPr>
            <w:rFonts w:ascii="Times New Roman" w:hAnsi="Times New Roman" w:cs="Times New Roman"/>
            <w:sz w:val="20"/>
            <w:szCs w:val="20"/>
          </w:rPr>
          <w:t>f which one third is physically stored in the Central Mint</w:t>
        </w:r>
      </w:ins>
      <w:ins w:id="632" w:author="Johannes Breytenbach" w:date="2017-01-06T10:15:00Z">
        <w:r w:rsidR="005945D0">
          <w:rPr>
            <w:rFonts w:ascii="Times New Roman" w:hAnsi="Times New Roman" w:cs="Times New Roman"/>
            <w:sz w:val="20"/>
            <w:szCs w:val="20"/>
          </w:rPr>
          <w:t xml:space="preserve"> and two thirds are part of the </w:t>
        </w:r>
        <w:del w:id="633" w:author="Terry" w:date="2017-01-11T21:38:00Z">
          <w:r w:rsidR="005945D0" w:rsidDel="00964B93">
            <w:rPr>
              <w:rFonts w:ascii="Times New Roman" w:hAnsi="Times New Roman" w:cs="Times New Roman"/>
              <w:sz w:val="20"/>
              <w:szCs w:val="20"/>
            </w:rPr>
            <w:delText>c</w:delText>
          </w:r>
        </w:del>
      </w:ins>
      <w:ins w:id="634" w:author="Terry" w:date="2017-01-11T21:38:00Z">
        <w:r w:rsidR="00964B93">
          <w:rPr>
            <w:rFonts w:ascii="Times New Roman" w:hAnsi="Times New Roman" w:cs="Times New Roman"/>
            <w:sz w:val="20"/>
            <w:szCs w:val="20"/>
          </w:rPr>
          <w:t>C</w:t>
        </w:r>
      </w:ins>
      <w:ins w:id="635" w:author="Johannes Breytenbach" w:date="2017-01-06T10:15:00Z">
        <w:r w:rsidR="005945D0">
          <w:rPr>
            <w:rFonts w:ascii="Times New Roman" w:hAnsi="Times New Roman" w:cs="Times New Roman"/>
            <w:sz w:val="20"/>
            <w:szCs w:val="20"/>
          </w:rPr>
          <w:t>ompany’s proven</w:t>
        </w:r>
      </w:ins>
      <w:ins w:id="636" w:author="Johannes Breytenbach" w:date="2017-01-06T10:16:00Z">
        <w:r w:rsidR="005945D0">
          <w:rPr>
            <w:rFonts w:ascii="Times New Roman" w:hAnsi="Times New Roman" w:cs="Times New Roman"/>
            <w:sz w:val="20"/>
            <w:szCs w:val="20"/>
          </w:rPr>
          <w:t>, registered</w:t>
        </w:r>
      </w:ins>
      <w:ins w:id="637" w:author="Johannes Breytenbach" w:date="2017-01-06T10:15:00Z">
        <w:r w:rsidR="005945D0">
          <w:rPr>
            <w:rFonts w:ascii="Times New Roman" w:hAnsi="Times New Roman" w:cs="Times New Roman"/>
            <w:sz w:val="20"/>
            <w:szCs w:val="20"/>
          </w:rPr>
          <w:t xml:space="preserve"> reserves</w:t>
        </w:r>
      </w:ins>
      <w:ins w:id="638" w:author="Johannes Breytenbach" w:date="2017-01-06T10:16:00Z">
        <w:r w:rsidR="005945D0">
          <w:rPr>
            <w:rFonts w:ascii="Times New Roman" w:hAnsi="Times New Roman" w:cs="Times New Roman"/>
            <w:sz w:val="20"/>
            <w:szCs w:val="20"/>
          </w:rPr>
          <w:t xml:space="preserve">. </w:t>
        </w:r>
      </w:ins>
      <w:ins w:id="639" w:author="Johannes Breytenbach" w:date="2017-01-06T10:33:00Z">
        <w:r w:rsidR="00D67D8D">
          <w:rPr>
            <w:rFonts w:ascii="Times New Roman" w:hAnsi="Times New Roman" w:cs="Times New Roman"/>
            <w:sz w:val="20"/>
            <w:szCs w:val="20"/>
          </w:rPr>
          <w:t>Proof</w:t>
        </w:r>
      </w:ins>
      <w:ins w:id="640" w:author="Johannes Breytenbach" w:date="2017-01-06T10:17:00Z">
        <w:r w:rsidR="005945D0">
          <w:rPr>
            <w:rFonts w:ascii="Times New Roman" w:hAnsi="Times New Roman" w:cs="Times New Roman"/>
            <w:sz w:val="20"/>
            <w:szCs w:val="20"/>
          </w:rPr>
          <w:t xml:space="preserve"> of Asset for both these are as per the </w:t>
        </w:r>
      </w:ins>
      <w:ins w:id="641" w:author="Johannes Breytenbach" w:date="2017-01-06T10:33:00Z">
        <w:r w:rsidR="00D67D8D">
          <w:rPr>
            <w:rFonts w:ascii="Times New Roman" w:hAnsi="Times New Roman" w:cs="Times New Roman"/>
            <w:sz w:val="20"/>
            <w:szCs w:val="20"/>
          </w:rPr>
          <w:t>Proof</w:t>
        </w:r>
      </w:ins>
      <w:ins w:id="642" w:author="Johannes Breytenbach" w:date="2017-01-06T10:17:00Z">
        <w:r w:rsidR="005945D0">
          <w:rPr>
            <w:rFonts w:ascii="Times New Roman" w:hAnsi="Times New Roman" w:cs="Times New Roman"/>
            <w:sz w:val="20"/>
            <w:szCs w:val="20"/>
          </w:rPr>
          <w:t xml:space="preserve"> of </w:t>
        </w:r>
      </w:ins>
      <w:ins w:id="643" w:author="Johannes Breytenbach" w:date="2017-01-10T06:43:00Z">
        <w:r w:rsidR="00163345">
          <w:rPr>
            <w:rFonts w:ascii="Times New Roman" w:hAnsi="Times New Roman" w:cs="Times New Roman"/>
            <w:sz w:val="20"/>
            <w:szCs w:val="20"/>
          </w:rPr>
          <w:t>Asset</w:t>
        </w:r>
      </w:ins>
      <w:ins w:id="644" w:author="Johannes Breytenbach" w:date="2017-01-06T10:18:00Z">
        <w:r w:rsidR="005945D0">
          <w:rPr>
            <w:rFonts w:ascii="Times New Roman" w:hAnsi="Times New Roman" w:cs="Times New Roman"/>
            <w:sz w:val="20"/>
            <w:szCs w:val="20"/>
          </w:rPr>
          <w:t xml:space="preserve"> (PoA)</w:t>
        </w:r>
      </w:ins>
      <w:ins w:id="645" w:author="Johannes Breytenbach" w:date="2017-01-06T10:17:00Z">
        <w:r w:rsidR="005945D0">
          <w:rPr>
            <w:rFonts w:ascii="Times New Roman" w:hAnsi="Times New Roman" w:cs="Times New Roman"/>
            <w:sz w:val="20"/>
            <w:szCs w:val="20"/>
          </w:rPr>
          <w:t xml:space="preserve"> process described below.</w:t>
        </w:r>
      </w:ins>
    </w:p>
    <w:p w14:paraId="6A9FD246" w14:textId="77777777" w:rsidR="005945D0" w:rsidRDefault="00B946DB" w:rsidP="00EC2686">
      <w:pPr>
        <w:pStyle w:val="PlainText"/>
        <w:jc w:val="both"/>
        <w:rPr>
          <w:ins w:id="646" w:author="Johannes Breytenbach" w:date="2017-01-06T10:11:00Z"/>
          <w:rFonts w:ascii="Times New Roman" w:hAnsi="Times New Roman" w:cs="Times New Roman"/>
          <w:sz w:val="20"/>
          <w:szCs w:val="20"/>
        </w:rPr>
      </w:pPr>
      <w:del w:id="647" w:author="Johannes Breytenbach" w:date="2017-01-06T10:08:00Z">
        <w:r w:rsidDel="008E0F14">
          <w:rPr>
            <w:rFonts w:ascii="Times New Roman" w:hAnsi="Times New Roman" w:cs="Times New Roman"/>
            <w:sz w:val="20"/>
            <w:szCs w:val="20"/>
          </w:rPr>
          <w:delText xml:space="preserve"> and is </w:delText>
        </w:r>
        <w:r w:rsidR="002C03A2" w:rsidRPr="009C0CC1" w:rsidDel="008E0F14">
          <w:rPr>
            <w:rFonts w:ascii="Times New Roman" w:hAnsi="Times New Roman" w:cs="Times New Roman"/>
            <w:sz w:val="20"/>
            <w:szCs w:val="20"/>
          </w:rPr>
          <w:delText xml:space="preserve">divisible </w:delText>
        </w:r>
        <w:r w:rsidDel="008E0F14">
          <w:rPr>
            <w:rFonts w:ascii="Times New Roman" w:hAnsi="Times New Roman" w:cs="Times New Roman"/>
            <w:sz w:val="20"/>
            <w:szCs w:val="20"/>
          </w:rPr>
          <w:delText>in</w:delText>
        </w:r>
        <w:r w:rsidR="002C03A2" w:rsidRPr="009C0CC1" w:rsidDel="008E0F14">
          <w:rPr>
            <w:rFonts w:ascii="Times New Roman" w:hAnsi="Times New Roman" w:cs="Times New Roman"/>
            <w:sz w:val="20"/>
            <w:szCs w:val="20"/>
          </w:rPr>
          <w:delText xml:space="preserve">to </w:delText>
        </w:r>
        <w:r w:rsidDel="008E0F14">
          <w:rPr>
            <w:rFonts w:ascii="Times New Roman" w:hAnsi="Times New Roman" w:cs="Times New Roman"/>
            <w:sz w:val="20"/>
            <w:szCs w:val="20"/>
          </w:rPr>
          <w:delText>100 OZ</w:delText>
        </w:r>
        <w:r w:rsidR="00686845" w:rsidRPr="009C0CC1" w:rsidDel="008E0F14">
          <w:rPr>
            <w:rFonts w:ascii="Times New Roman" w:hAnsi="Times New Roman" w:cs="Times New Roman"/>
            <w:sz w:val="20"/>
            <w:szCs w:val="20"/>
          </w:rPr>
          <w:delText>coins</w:delText>
        </w:r>
      </w:del>
      <w:del w:id="648" w:author="Johannes Breytenbach" w:date="2017-01-06T10:12:00Z">
        <w:r w:rsidR="00686845" w:rsidRPr="009C0CC1" w:rsidDel="005945D0">
          <w:rPr>
            <w:rFonts w:ascii="Times New Roman" w:hAnsi="Times New Roman" w:cs="Times New Roman"/>
            <w:sz w:val="20"/>
            <w:szCs w:val="20"/>
          </w:rPr>
          <w:delText xml:space="preserve">. </w:delText>
        </w:r>
      </w:del>
    </w:p>
    <w:p w14:paraId="1052C803" w14:textId="77777777" w:rsidR="002C03A2" w:rsidRPr="009C0CC1" w:rsidDel="00947A0C" w:rsidRDefault="002C03A2" w:rsidP="00EC2686">
      <w:pPr>
        <w:pStyle w:val="PlainText"/>
        <w:jc w:val="both"/>
        <w:rPr>
          <w:del w:id="649" w:author="Johannes Breytenbach" w:date="2017-01-06T10:28:00Z"/>
          <w:rFonts w:ascii="Times New Roman" w:hAnsi="Times New Roman" w:cs="Times New Roman"/>
          <w:sz w:val="20"/>
          <w:szCs w:val="20"/>
        </w:rPr>
      </w:pPr>
      <w:del w:id="650" w:author="Johannes Breytenbach" w:date="2017-01-06T10:28:00Z">
        <w:r w:rsidRPr="009C0CC1" w:rsidDel="00947A0C">
          <w:rPr>
            <w:rFonts w:ascii="Times New Roman" w:hAnsi="Times New Roman" w:cs="Times New Roman"/>
            <w:sz w:val="20"/>
            <w:szCs w:val="20"/>
          </w:rPr>
          <w:delText>For every</w:delText>
        </w:r>
        <w:r w:rsidR="00B946DB" w:rsidRPr="00B946DB" w:rsidDel="00947A0C">
          <w:rPr>
            <w:rFonts w:ascii="Times New Roman" w:hAnsi="Times New Roman" w:cs="Times New Roman"/>
            <w:sz w:val="20"/>
            <w:szCs w:val="20"/>
          </w:rPr>
          <w:delText xml:space="preserve"> </w:delText>
        </w:r>
        <w:r w:rsidR="00B946DB" w:rsidDel="00947A0C">
          <w:rPr>
            <w:rFonts w:ascii="Times New Roman" w:hAnsi="Times New Roman" w:cs="Times New Roman"/>
            <w:sz w:val="20"/>
            <w:szCs w:val="20"/>
          </w:rPr>
          <w:delText xml:space="preserve">OZcoin </w:delText>
        </w:r>
        <w:r w:rsidR="00B946DB" w:rsidRPr="009C0CC1" w:rsidDel="00947A0C">
          <w:rPr>
            <w:rFonts w:ascii="Times New Roman" w:hAnsi="Times New Roman" w:cs="Times New Roman"/>
            <w:sz w:val="20"/>
            <w:szCs w:val="20"/>
          </w:rPr>
          <w:delText>Platform</w:delText>
        </w:r>
        <w:r w:rsidR="00B946DB" w:rsidDel="00947A0C">
          <w:rPr>
            <w:rFonts w:ascii="Times New Roman" w:hAnsi="Times New Roman" w:cs="Times New Roman"/>
            <w:sz w:val="20"/>
            <w:szCs w:val="20"/>
          </w:rPr>
          <w:delText xml:space="preserve"> based </w:delText>
        </w:r>
        <w:r w:rsidR="00686845" w:rsidRPr="009C0CC1" w:rsidDel="00947A0C">
          <w:rPr>
            <w:rFonts w:ascii="Times New Roman" w:hAnsi="Times New Roman" w:cs="Times New Roman"/>
            <w:sz w:val="20"/>
            <w:szCs w:val="20"/>
          </w:rPr>
          <w:delText>OZcoinOz</w:delText>
        </w:r>
        <w:r w:rsidRPr="009C0CC1" w:rsidDel="00947A0C">
          <w:rPr>
            <w:rFonts w:ascii="Times New Roman" w:hAnsi="Times New Roman" w:cs="Times New Roman"/>
            <w:sz w:val="20"/>
            <w:szCs w:val="20"/>
          </w:rPr>
          <w:delText xml:space="preserve"> that is sent to the Minter Smart Contract, </w:delText>
        </w:r>
        <w:r w:rsidR="006A2B2F" w:rsidDel="00947A0C">
          <w:rPr>
            <w:rFonts w:ascii="Times New Roman" w:hAnsi="Times New Roman" w:cs="Times New Roman"/>
            <w:sz w:val="20"/>
            <w:szCs w:val="20"/>
          </w:rPr>
          <w:delText xml:space="preserve">one hundred (100) </w:delText>
        </w:r>
        <w:r w:rsidR="00686845" w:rsidRPr="009C0CC1" w:rsidDel="00947A0C">
          <w:rPr>
            <w:rFonts w:ascii="Times New Roman" w:hAnsi="Times New Roman" w:cs="Times New Roman"/>
            <w:sz w:val="20"/>
            <w:szCs w:val="20"/>
          </w:rPr>
          <w:delText xml:space="preserve">OZcoin </w:delText>
        </w:r>
        <w:r w:rsidRPr="009C0CC1" w:rsidDel="00947A0C">
          <w:rPr>
            <w:rFonts w:ascii="Times New Roman" w:hAnsi="Times New Roman" w:cs="Times New Roman"/>
            <w:sz w:val="20"/>
            <w:szCs w:val="20"/>
          </w:rPr>
          <w:delText>tokens will be issued in return. For instance, a</w:delText>
        </w:r>
        <w:r w:rsidR="00686845" w:rsidRPr="009C0CC1" w:rsidDel="00947A0C">
          <w:rPr>
            <w:rFonts w:ascii="Times New Roman" w:hAnsi="Times New Roman" w:cs="Times New Roman"/>
            <w:sz w:val="20"/>
            <w:szCs w:val="20"/>
          </w:rPr>
          <w:delText xml:space="preserve">n </w:delText>
        </w:r>
        <w:r w:rsidR="00B946DB" w:rsidDel="00947A0C">
          <w:rPr>
            <w:rFonts w:ascii="Times New Roman" w:hAnsi="Times New Roman" w:cs="Times New Roman"/>
            <w:sz w:val="20"/>
            <w:szCs w:val="20"/>
          </w:rPr>
          <w:delText xml:space="preserve">OZcoin </w:delText>
        </w:r>
        <w:r w:rsidR="00B946DB" w:rsidRPr="009C0CC1" w:rsidDel="00947A0C">
          <w:rPr>
            <w:rFonts w:ascii="Times New Roman" w:hAnsi="Times New Roman" w:cs="Times New Roman"/>
            <w:sz w:val="20"/>
            <w:szCs w:val="20"/>
          </w:rPr>
          <w:delText>Platform</w:delText>
        </w:r>
        <w:r w:rsidR="00B946DB" w:rsidDel="00947A0C">
          <w:rPr>
            <w:rFonts w:ascii="Times New Roman" w:hAnsi="Times New Roman" w:cs="Times New Roman"/>
            <w:sz w:val="20"/>
            <w:szCs w:val="20"/>
          </w:rPr>
          <w:delText xml:space="preserve"> based</w:delText>
        </w:r>
        <w:r w:rsidR="00B946DB" w:rsidRPr="009C0CC1" w:rsidDel="00947A0C">
          <w:rPr>
            <w:rFonts w:ascii="Times New Roman" w:hAnsi="Times New Roman" w:cs="Times New Roman"/>
            <w:sz w:val="20"/>
            <w:szCs w:val="20"/>
          </w:rPr>
          <w:delText xml:space="preserve"> </w:delText>
        </w:r>
        <w:r w:rsidR="00B946DB" w:rsidDel="00947A0C">
          <w:rPr>
            <w:rFonts w:ascii="Times New Roman" w:hAnsi="Times New Roman" w:cs="Times New Roman"/>
            <w:sz w:val="20"/>
            <w:szCs w:val="20"/>
          </w:rPr>
          <w:delText>OZcoin</w:delText>
        </w:r>
        <w:r w:rsidR="00686845" w:rsidRPr="009C0CC1" w:rsidDel="00947A0C">
          <w:rPr>
            <w:rFonts w:ascii="Times New Roman" w:hAnsi="Times New Roman" w:cs="Times New Roman"/>
            <w:sz w:val="20"/>
            <w:szCs w:val="20"/>
          </w:rPr>
          <w:delText xml:space="preserve">Oz </w:delText>
        </w:r>
        <w:r w:rsidRPr="009C0CC1" w:rsidDel="00947A0C">
          <w:rPr>
            <w:rFonts w:ascii="Times New Roman" w:hAnsi="Times New Roman" w:cs="Times New Roman"/>
            <w:sz w:val="20"/>
            <w:szCs w:val="20"/>
          </w:rPr>
          <w:delText xml:space="preserve">sent to the Minter Smart Contract returns </w:delText>
        </w:r>
        <w:r w:rsidR="00B946DB" w:rsidDel="00947A0C">
          <w:rPr>
            <w:rFonts w:ascii="Times New Roman" w:hAnsi="Times New Roman" w:cs="Times New Roman"/>
            <w:sz w:val="20"/>
            <w:szCs w:val="20"/>
          </w:rPr>
          <w:delText>100 OZ</w:delText>
        </w:r>
        <w:r w:rsidR="00686845" w:rsidRPr="009C0CC1" w:rsidDel="00947A0C">
          <w:rPr>
            <w:rFonts w:ascii="Times New Roman" w:hAnsi="Times New Roman" w:cs="Times New Roman"/>
            <w:sz w:val="20"/>
            <w:szCs w:val="20"/>
          </w:rPr>
          <w:delText xml:space="preserve">coin </w:delText>
        </w:r>
        <w:r w:rsidRPr="009C0CC1" w:rsidDel="00947A0C">
          <w:rPr>
            <w:rFonts w:ascii="Times New Roman" w:hAnsi="Times New Roman" w:cs="Times New Roman"/>
            <w:sz w:val="20"/>
            <w:szCs w:val="20"/>
          </w:rPr>
          <w:delText xml:space="preserve">tokens to the user. </w:delText>
        </w:r>
      </w:del>
    </w:p>
    <w:p w14:paraId="52CFC2E0" w14:textId="77777777" w:rsidR="00686845" w:rsidRPr="009C0CC1" w:rsidDel="00947A0C" w:rsidRDefault="00686845" w:rsidP="00EC2686">
      <w:pPr>
        <w:pStyle w:val="PlainText"/>
        <w:jc w:val="both"/>
        <w:rPr>
          <w:del w:id="651" w:author="Johannes Breytenbach" w:date="2017-01-06T10:28:00Z"/>
          <w:rFonts w:ascii="Times New Roman" w:hAnsi="Times New Roman" w:cs="Times New Roman"/>
          <w:sz w:val="20"/>
          <w:szCs w:val="20"/>
        </w:rPr>
      </w:pPr>
    </w:p>
    <w:p w14:paraId="0773F687" w14:textId="71DFF4DC" w:rsidR="00D61A09" w:rsidRDefault="006A2B2F">
      <w:pPr>
        <w:pStyle w:val="PlainText"/>
        <w:jc w:val="both"/>
        <w:rPr>
          <w:ins w:id="652" w:author="Johannes Breytenbach" w:date="2017-01-06T11:29:00Z"/>
          <w:rFonts w:ascii="Times New Roman" w:hAnsi="Times New Roman" w:cs="Times New Roman"/>
          <w:sz w:val="20"/>
          <w:szCs w:val="20"/>
        </w:rPr>
        <w:pPrChange w:id="653" w:author="Johannes Breytenbach" w:date="2017-01-06T11:30:00Z">
          <w:pPr>
            <w:pStyle w:val="PlainText"/>
            <w:ind w:left="50"/>
          </w:pPr>
        </w:pPrChange>
      </w:pPr>
      <w:del w:id="654" w:author="Johannes Breytenbach" w:date="2017-01-06T11:30:00Z">
        <w:r w:rsidDel="00D61A09">
          <w:rPr>
            <w:rFonts w:ascii="Times New Roman" w:hAnsi="Times New Roman" w:cs="Times New Roman"/>
            <w:sz w:val="20"/>
            <w:szCs w:val="20"/>
          </w:rPr>
          <w:delText xml:space="preserve">OZcoin </w:delText>
        </w:r>
      </w:del>
      <w:del w:id="655" w:author="Johannes Breytenbach" w:date="2017-01-06T10:28:00Z">
        <w:r w:rsidRPr="009C0CC1" w:rsidDel="00947A0C">
          <w:rPr>
            <w:rFonts w:ascii="Times New Roman" w:hAnsi="Times New Roman" w:cs="Times New Roman"/>
            <w:sz w:val="20"/>
            <w:szCs w:val="20"/>
          </w:rPr>
          <w:delText>Platform</w:delText>
        </w:r>
        <w:r w:rsidDel="00947A0C">
          <w:rPr>
            <w:rFonts w:ascii="Times New Roman" w:hAnsi="Times New Roman" w:cs="Times New Roman"/>
            <w:sz w:val="20"/>
            <w:szCs w:val="20"/>
          </w:rPr>
          <w:delText xml:space="preserve"> based </w:delText>
        </w:r>
        <w:r w:rsidR="00B946DB" w:rsidDel="00947A0C">
          <w:rPr>
            <w:rFonts w:ascii="Times New Roman" w:hAnsi="Times New Roman" w:cs="Times New Roman"/>
            <w:sz w:val="20"/>
            <w:szCs w:val="20"/>
          </w:rPr>
          <w:delText>OZ</w:delText>
        </w:r>
        <w:r w:rsidR="00686845" w:rsidRPr="009C0CC1" w:rsidDel="00947A0C">
          <w:rPr>
            <w:rFonts w:ascii="Times New Roman" w:hAnsi="Times New Roman" w:cs="Times New Roman"/>
            <w:sz w:val="20"/>
            <w:szCs w:val="20"/>
          </w:rPr>
          <w:delText xml:space="preserve">coin </w:delText>
        </w:r>
      </w:del>
      <w:del w:id="656" w:author="Johannes Breytenbach" w:date="2017-01-06T11:30:00Z">
        <w:r w:rsidR="002C03A2" w:rsidRPr="009C0CC1" w:rsidDel="00D61A09">
          <w:rPr>
            <w:rFonts w:ascii="Times New Roman" w:hAnsi="Times New Roman" w:cs="Times New Roman"/>
            <w:sz w:val="20"/>
            <w:szCs w:val="20"/>
          </w:rPr>
          <w:delText xml:space="preserve">Tokens </w:delText>
        </w:r>
      </w:del>
      <w:del w:id="657" w:author="Johannes Breytenbach" w:date="2017-01-06T10:29:00Z">
        <w:r w:rsidR="002C03A2" w:rsidRPr="009C0CC1" w:rsidDel="00947A0C">
          <w:rPr>
            <w:rFonts w:ascii="Times New Roman" w:hAnsi="Times New Roman" w:cs="Times New Roman"/>
            <w:sz w:val="20"/>
            <w:szCs w:val="20"/>
          </w:rPr>
          <w:delText xml:space="preserve">are held in an </w:delText>
        </w:r>
        <w:r w:rsidR="003007E0" w:rsidDel="00947A0C">
          <w:rPr>
            <w:rFonts w:ascii="Times New Roman" w:hAnsi="Times New Roman" w:cs="Times New Roman"/>
            <w:sz w:val="20"/>
            <w:szCs w:val="20"/>
          </w:rPr>
          <w:delText>3rd Gen. blockchain</w:delText>
        </w:r>
        <w:r w:rsidR="002C03A2" w:rsidRPr="009C0CC1" w:rsidDel="00947A0C">
          <w:rPr>
            <w:rFonts w:ascii="Times New Roman" w:hAnsi="Times New Roman" w:cs="Times New Roman"/>
            <w:sz w:val="20"/>
            <w:szCs w:val="20"/>
          </w:rPr>
          <w:delText xml:space="preserve"> Wallet.</w:delText>
        </w:r>
      </w:del>
      <w:del w:id="658" w:author="Johannes Breytenbach" w:date="2017-01-06T11:30:00Z">
        <w:r w:rsidR="002C03A2" w:rsidRPr="009C0CC1" w:rsidDel="00D61A09">
          <w:rPr>
            <w:rFonts w:ascii="Times New Roman" w:hAnsi="Times New Roman" w:cs="Times New Roman"/>
            <w:sz w:val="20"/>
            <w:szCs w:val="20"/>
          </w:rPr>
          <w:delText xml:space="preserve"> </w:delText>
        </w:r>
      </w:del>
      <w:ins w:id="659" w:author="Johannes Breytenbach" w:date="2017-01-06T11:29:00Z">
        <w:del w:id="660" w:author="TerryA" w:date="2017-01-11T09:45:00Z">
          <w:r w:rsidR="00D61A09" w:rsidDel="0090042E">
            <w:rPr>
              <w:rFonts w:ascii="Times New Roman" w:hAnsi="Times New Roman" w:cs="Times New Roman"/>
              <w:sz w:val="20"/>
              <w:szCs w:val="20"/>
            </w:rPr>
            <w:delText>Although t</w:delText>
          </w:r>
        </w:del>
      </w:ins>
      <w:ins w:id="661" w:author="TerryA" w:date="2017-01-11T09:45:00Z">
        <w:r w:rsidR="0090042E">
          <w:rPr>
            <w:rFonts w:ascii="Times New Roman" w:hAnsi="Times New Roman" w:cs="Times New Roman"/>
            <w:sz w:val="20"/>
            <w:szCs w:val="20"/>
          </w:rPr>
          <w:t>T</w:t>
        </w:r>
      </w:ins>
      <w:ins w:id="662" w:author="Johannes Breytenbach" w:date="2017-01-06T11:29:00Z">
        <w:r w:rsidR="00D61A09">
          <w:rPr>
            <w:rFonts w:ascii="Times New Roman" w:hAnsi="Times New Roman" w:cs="Times New Roman"/>
            <w:sz w:val="20"/>
            <w:szCs w:val="20"/>
          </w:rPr>
          <w:t xml:space="preserve">he Cryptocurrency is </w:t>
        </w:r>
      </w:ins>
      <w:ins w:id="663" w:author="TerryA" w:date="2017-01-06T09:18:00Z">
        <w:r w:rsidR="00BA534C">
          <w:rPr>
            <w:rFonts w:ascii="Times New Roman" w:hAnsi="Times New Roman" w:cs="Times New Roman"/>
            <w:sz w:val="20"/>
            <w:szCs w:val="20"/>
          </w:rPr>
          <w:t>one hundred percent (</w:t>
        </w:r>
      </w:ins>
      <w:ins w:id="664" w:author="Johannes Breytenbach" w:date="2017-01-06T11:29:00Z">
        <w:r w:rsidR="00D61A09">
          <w:rPr>
            <w:rFonts w:ascii="Times New Roman" w:hAnsi="Times New Roman" w:cs="Times New Roman"/>
            <w:sz w:val="20"/>
            <w:szCs w:val="20"/>
          </w:rPr>
          <w:t>100%</w:t>
        </w:r>
      </w:ins>
      <w:ins w:id="665" w:author="TerryA" w:date="2017-01-06T09:18:00Z">
        <w:r w:rsidR="00BA534C">
          <w:rPr>
            <w:rFonts w:ascii="Times New Roman" w:hAnsi="Times New Roman" w:cs="Times New Roman"/>
            <w:sz w:val="20"/>
            <w:szCs w:val="20"/>
          </w:rPr>
          <w:t>)</w:t>
        </w:r>
      </w:ins>
      <w:ins w:id="666" w:author="Johannes Breytenbach" w:date="2017-01-06T11:29:00Z">
        <w:r w:rsidR="00D61A09">
          <w:rPr>
            <w:rFonts w:ascii="Times New Roman" w:hAnsi="Times New Roman" w:cs="Times New Roman"/>
            <w:sz w:val="20"/>
            <w:szCs w:val="20"/>
          </w:rPr>
          <w:t xml:space="preserve"> backed by </w:t>
        </w:r>
      </w:ins>
      <w:ins w:id="667" w:author="Johannes Breytenbach" w:date="2017-01-20T10:59:00Z">
        <w:r w:rsidR="00574736">
          <w:rPr>
            <w:rFonts w:ascii="Times New Roman" w:hAnsi="Times New Roman" w:cs="Times New Roman"/>
            <w:sz w:val="20"/>
            <w:szCs w:val="20"/>
          </w:rPr>
          <w:t>gold</w:t>
        </w:r>
      </w:ins>
      <w:ins w:id="668" w:author="TerryA" w:date="2017-01-11T09:45:00Z">
        <w:r w:rsidR="0090042E">
          <w:rPr>
            <w:rFonts w:ascii="Times New Roman" w:hAnsi="Times New Roman" w:cs="Times New Roman"/>
            <w:sz w:val="20"/>
            <w:szCs w:val="20"/>
          </w:rPr>
          <w:t xml:space="preserve"> and</w:t>
        </w:r>
      </w:ins>
      <w:ins w:id="669" w:author="Johannes Breytenbach" w:date="2017-01-06T11:29:00Z">
        <w:del w:id="670" w:author="TerryA" w:date="2017-01-11T09:45:00Z">
          <w:r w:rsidR="00D61A09" w:rsidDel="0090042E">
            <w:rPr>
              <w:rFonts w:ascii="Times New Roman" w:hAnsi="Times New Roman" w:cs="Times New Roman"/>
              <w:sz w:val="20"/>
              <w:szCs w:val="20"/>
            </w:rPr>
            <w:delText>,</w:delText>
          </w:r>
        </w:del>
        <w:r w:rsidR="00D61A09">
          <w:rPr>
            <w:rFonts w:ascii="Times New Roman" w:hAnsi="Times New Roman" w:cs="Times New Roman"/>
            <w:sz w:val="20"/>
            <w:szCs w:val="20"/>
          </w:rPr>
          <w:t xml:space="preserve"> </w:t>
        </w:r>
      </w:ins>
      <w:ins w:id="671" w:author="TerryA" w:date="2017-01-06T09:18:00Z">
        <w:r w:rsidR="00BA534C">
          <w:rPr>
            <w:rFonts w:ascii="Times New Roman" w:hAnsi="Times New Roman" w:cs="Times New Roman"/>
            <w:sz w:val="20"/>
            <w:szCs w:val="20"/>
          </w:rPr>
          <w:t xml:space="preserve">they </w:t>
        </w:r>
      </w:ins>
      <w:ins w:id="672" w:author="Johannes Breytenbach" w:date="2017-01-06T11:29:00Z">
        <w:del w:id="673" w:author="TerryA" w:date="2017-01-06T09:18:00Z">
          <w:r w:rsidR="00D61A09" w:rsidDel="00BA534C">
            <w:rPr>
              <w:rFonts w:ascii="Times New Roman" w:hAnsi="Times New Roman" w:cs="Times New Roman"/>
              <w:sz w:val="20"/>
              <w:szCs w:val="20"/>
            </w:rPr>
            <w:delText xml:space="preserve">it </w:delText>
          </w:r>
        </w:del>
        <w:del w:id="674" w:author="TerryA" w:date="2017-01-11T09:45:00Z">
          <w:r w:rsidR="00D61A09" w:rsidDel="0090042E">
            <w:rPr>
              <w:rFonts w:ascii="Times New Roman" w:hAnsi="Times New Roman" w:cs="Times New Roman"/>
              <w:sz w:val="20"/>
              <w:szCs w:val="20"/>
            </w:rPr>
            <w:delText xml:space="preserve">would </w:delText>
          </w:r>
        </w:del>
      </w:ins>
      <w:ins w:id="675" w:author="TerryA" w:date="2017-01-11T09:45:00Z">
        <w:r w:rsidR="0090042E">
          <w:rPr>
            <w:rFonts w:ascii="Times New Roman" w:hAnsi="Times New Roman" w:cs="Times New Roman"/>
            <w:sz w:val="20"/>
            <w:szCs w:val="20"/>
          </w:rPr>
          <w:t xml:space="preserve">are </w:t>
        </w:r>
      </w:ins>
      <w:ins w:id="676" w:author="Johannes Breytenbach" w:date="2017-01-06T11:29:00Z">
        <w:del w:id="677" w:author="TerryA" w:date="2017-01-11T09:45:00Z">
          <w:r w:rsidR="00D61A09" w:rsidDel="0090042E">
            <w:rPr>
              <w:rFonts w:ascii="Times New Roman" w:hAnsi="Times New Roman" w:cs="Times New Roman"/>
              <w:sz w:val="20"/>
              <w:szCs w:val="20"/>
            </w:rPr>
            <w:delText xml:space="preserve">not be </w:delText>
          </w:r>
        </w:del>
        <w:r w:rsidR="00D61A09">
          <w:rPr>
            <w:rFonts w:ascii="Times New Roman" w:hAnsi="Times New Roman" w:cs="Times New Roman"/>
            <w:sz w:val="20"/>
            <w:szCs w:val="20"/>
          </w:rPr>
          <w:t xml:space="preserve">redeemable for physical </w:t>
        </w:r>
      </w:ins>
      <w:ins w:id="678" w:author="Johannes Breytenbach" w:date="2017-01-20T10:59:00Z">
        <w:r w:rsidR="00574736">
          <w:rPr>
            <w:rFonts w:ascii="Times New Roman" w:hAnsi="Times New Roman" w:cs="Times New Roman"/>
            <w:sz w:val="20"/>
            <w:szCs w:val="20"/>
          </w:rPr>
          <w:t>gold</w:t>
        </w:r>
      </w:ins>
      <w:ins w:id="679" w:author="Johannes Breytenbach" w:date="2017-01-06T11:29:00Z">
        <w:r w:rsidR="00D61A09">
          <w:rPr>
            <w:rFonts w:ascii="Times New Roman" w:hAnsi="Times New Roman" w:cs="Times New Roman"/>
            <w:sz w:val="20"/>
            <w:szCs w:val="20"/>
          </w:rPr>
          <w:t xml:space="preserve"> </w:t>
        </w:r>
        <w:del w:id="680" w:author="TerryA" w:date="2017-01-11T09:45:00Z">
          <w:r w:rsidR="00D61A09" w:rsidDel="0090042E">
            <w:rPr>
              <w:rFonts w:ascii="Times New Roman" w:hAnsi="Times New Roman" w:cs="Times New Roman"/>
              <w:sz w:val="20"/>
              <w:szCs w:val="20"/>
            </w:rPr>
            <w:delText>for a period o</w:delText>
          </w:r>
        </w:del>
        <w:del w:id="681" w:author="TerryA" w:date="2017-01-11T09:46:00Z">
          <w:r w:rsidR="00D61A09" w:rsidDel="0090042E">
            <w:rPr>
              <w:rFonts w:ascii="Times New Roman" w:hAnsi="Times New Roman" w:cs="Times New Roman"/>
              <w:sz w:val="20"/>
              <w:szCs w:val="20"/>
            </w:rPr>
            <w:delText xml:space="preserve">f </w:delText>
          </w:r>
        </w:del>
      </w:ins>
      <w:ins w:id="682" w:author="TerryA" w:date="2017-01-06T09:18:00Z">
        <w:r w:rsidR="00BA534C">
          <w:rPr>
            <w:rFonts w:ascii="Times New Roman" w:hAnsi="Times New Roman" w:cs="Times New Roman"/>
            <w:sz w:val="20"/>
            <w:szCs w:val="20"/>
          </w:rPr>
          <w:t xml:space="preserve"> </w:t>
        </w:r>
      </w:ins>
      <w:ins w:id="683" w:author="TerryA" w:date="2017-01-11T09:46:00Z">
        <w:r w:rsidR="0090042E">
          <w:rPr>
            <w:rFonts w:ascii="Times New Roman" w:hAnsi="Times New Roman" w:cs="Times New Roman"/>
            <w:sz w:val="20"/>
            <w:szCs w:val="20"/>
          </w:rPr>
          <w:t>after</w:t>
        </w:r>
      </w:ins>
      <w:ins w:id="684" w:author="Johannes Breytenbach" w:date="2017-01-06T11:29:00Z">
        <w:del w:id="685" w:author="TerryA" w:date="2017-01-11T09:46:00Z">
          <w:r w:rsidR="00D61A09" w:rsidDel="0090042E">
            <w:rPr>
              <w:rFonts w:ascii="Times New Roman" w:hAnsi="Times New Roman" w:cs="Times New Roman"/>
              <w:sz w:val="20"/>
              <w:szCs w:val="20"/>
            </w:rPr>
            <w:delText>5 years from</w:delText>
          </w:r>
        </w:del>
        <w:r w:rsidR="00D61A09">
          <w:rPr>
            <w:rFonts w:ascii="Times New Roman" w:hAnsi="Times New Roman" w:cs="Times New Roman"/>
            <w:sz w:val="20"/>
            <w:szCs w:val="20"/>
          </w:rPr>
          <w:t xml:space="preserve"> </w:t>
        </w:r>
      </w:ins>
      <w:ins w:id="686" w:author="TerryA" w:date="2017-01-06T09:19:00Z">
        <w:r w:rsidR="00BA534C">
          <w:rPr>
            <w:rFonts w:ascii="Times New Roman" w:hAnsi="Times New Roman" w:cs="Times New Roman"/>
            <w:sz w:val="20"/>
            <w:szCs w:val="20"/>
          </w:rPr>
          <w:t>1 March 20</w:t>
        </w:r>
      </w:ins>
      <w:ins w:id="687" w:author="Johannes Breytenbach" w:date="2017-01-10T06:43:00Z">
        <w:r w:rsidR="00D56A81">
          <w:rPr>
            <w:rFonts w:ascii="Times New Roman" w:hAnsi="Times New Roman" w:cs="Times New Roman"/>
            <w:sz w:val="20"/>
            <w:szCs w:val="20"/>
          </w:rPr>
          <w:t>17</w:t>
        </w:r>
      </w:ins>
      <w:ins w:id="688" w:author="TerryA" w:date="2017-01-06T09:19:00Z">
        <w:del w:id="689" w:author="Johannes Breytenbach" w:date="2017-01-10T06:43:00Z">
          <w:r w:rsidR="00BA534C" w:rsidDel="00D56A81">
            <w:rPr>
              <w:rFonts w:ascii="Times New Roman" w:hAnsi="Times New Roman" w:cs="Times New Roman"/>
              <w:sz w:val="20"/>
              <w:szCs w:val="20"/>
            </w:rPr>
            <w:delText>22</w:delText>
          </w:r>
        </w:del>
        <w:r w:rsidR="00BA534C">
          <w:rPr>
            <w:rFonts w:ascii="Times New Roman" w:hAnsi="Times New Roman" w:cs="Times New Roman"/>
            <w:sz w:val="20"/>
            <w:szCs w:val="20"/>
          </w:rPr>
          <w:t xml:space="preserve">, </w:t>
        </w:r>
      </w:ins>
      <w:ins w:id="690" w:author="TerryA" w:date="2017-01-11T09:46:00Z">
        <w:r w:rsidR="0090042E">
          <w:rPr>
            <w:rFonts w:ascii="Times New Roman" w:hAnsi="Times New Roman" w:cs="Times New Roman"/>
            <w:sz w:val="20"/>
            <w:szCs w:val="20"/>
          </w:rPr>
          <w:t xml:space="preserve">five years from </w:t>
        </w:r>
      </w:ins>
      <w:ins w:id="691" w:author="Johannes Breytenbach" w:date="2017-01-06T11:29:00Z">
        <w:r w:rsidR="00D61A09">
          <w:rPr>
            <w:rFonts w:ascii="Times New Roman" w:hAnsi="Times New Roman" w:cs="Times New Roman"/>
            <w:sz w:val="20"/>
            <w:szCs w:val="20"/>
          </w:rPr>
          <w:t xml:space="preserve">the date that the first </w:t>
        </w:r>
      </w:ins>
      <w:ins w:id="692" w:author="TerryA" w:date="2017-01-06T09:19:00Z">
        <w:del w:id="693" w:author="Johannes Breytenbach" w:date="2017-01-10T17:27:00Z">
          <w:r w:rsidR="00BA534C" w:rsidDel="00F30C01">
            <w:rPr>
              <w:rFonts w:ascii="Times New Roman" w:hAnsi="Times New Roman" w:cs="Times New Roman"/>
              <w:sz w:val="20"/>
              <w:szCs w:val="20"/>
            </w:rPr>
            <w:delText>s</w:delText>
          </w:r>
        </w:del>
      </w:ins>
      <w:ins w:id="694" w:author="Johannes Breytenbach" w:date="2017-01-10T17:27:00Z">
        <w:r w:rsidR="00F30C01">
          <w:rPr>
            <w:rFonts w:ascii="Times New Roman" w:hAnsi="Times New Roman" w:cs="Times New Roman"/>
            <w:sz w:val="20"/>
            <w:szCs w:val="20"/>
          </w:rPr>
          <w:t>OZcoins</w:t>
        </w:r>
      </w:ins>
      <w:ins w:id="695" w:author="Johannes Breytenbach" w:date="2017-01-06T11:29:00Z">
        <w:r w:rsidR="00D61A09">
          <w:rPr>
            <w:rFonts w:ascii="Times New Roman" w:hAnsi="Times New Roman" w:cs="Times New Roman"/>
            <w:sz w:val="20"/>
            <w:szCs w:val="20"/>
          </w:rPr>
          <w:t xml:space="preserve"> are issued. The resource backing the currency consists of two </w:t>
        </w:r>
      </w:ins>
      <w:ins w:id="696" w:author="Johannes Breytenbach" w:date="2017-01-06T11:35:00Z">
        <w:r w:rsidR="00D61A09">
          <w:rPr>
            <w:rFonts w:ascii="Times New Roman" w:hAnsi="Times New Roman" w:cs="Times New Roman"/>
            <w:sz w:val="20"/>
            <w:szCs w:val="20"/>
          </w:rPr>
          <w:t>components</w:t>
        </w:r>
      </w:ins>
      <w:ins w:id="697" w:author="Johannes Breytenbach" w:date="2017-01-06T11:29:00Z">
        <w:r w:rsidR="00D61A09">
          <w:rPr>
            <w:rFonts w:ascii="Times New Roman" w:hAnsi="Times New Roman" w:cs="Times New Roman"/>
            <w:sz w:val="20"/>
            <w:szCs w:val="20"/>
          </w:rPr>
          <w:t>:</w:t>
        </w:r>
      </w:ins>
    </w:p>
    <w:p w14:paraId="06C542C8" w14:textId="77777777" w:rsidR="00D61A09" w:rsidRDefault="00D61A09" w:rsidP="00D61A09">
      <w:pPr>
        <w:pStyle w:val="PlainText"/>
        <w:ind w:left="50"/>
        <w:rPr>
          <w:ins w:id="698" w:author="Johannes Breytenbach" w:date="2017-01-06T11:29:00Z"/>
          <w:rFonts w:ascii="Times New Roman" w:hAnsi="Times New Roman" w:cs="Times New Roman"/>
          <w:sz w:val="20"/>
          <w:szCs w:val="20"/>
        </w:rPr>
      </w:pPr>
    </w:p>
    <w:p w14:paraId="589FACCD" w14:textId="1DA948FF" w:rsidR="00D61A09" w:rsidRDefault="00BA534C" w:rsidP="00D61A09">
      <w:pPr>
        <w:pStyle w:val="PlainText"/>
        <w:numPr>
          <w:ilvl w:val="0"/>
          <w:numId w:val="10"/>
        </w:numPr>
        <w:rPr>
          <w:ins w:id="699" w:author="Johannes Breytenbach" w:date="2017-01-06T11:29:00Z"/>
          <w:rFonts w:ascii="Times New Roman" w:hAnsi="Times New Roman" w:cs="Times New Roman"/>
          <w:sz w:val="20"/>
          <w:szCs w:val="20"/>
        </w:rPr>
      </w:pPr>
      <w:ins w:id="700" w:author="TerryA" w:date="2017-01-06T09:19:00Z">
        <w:r>
          <w:rPr>
            <w:rFonts w:ascii="Times New Roman" w:hAnsi="Times New Roman" w:cs="Times New Roman"/>
            <w:sz w:val="20"/>
            <w:szCs w:val="20"/>
          </w:rPr>
          <w:t>One third (</w:t>
        </w:r>
      </w:ins>
      <w:ins w:id="701" w:author="TerryA" w:date="2017-01-06T09:20:00Z">
        <w:r>
          <w:rPr>
            <w:rFonts w:ascii="Times New Roman" w:hAnsi="Times New Roman" w:cs="Times New Roman"/>
            <w:sz w:val="20"/>
            <w:szCs w:val="20"/>
          </w:rPr>
          <w:t>1/3</w:t>
        </w:r>
      </w:ins>
      <w:ins w:id="702" w:author="Johannes Breytenbach" w:date="2017-01-06T11:29:00Z">
        <w:del w:id="703" w:author="TerryA" w:date="2017-01-06T09:20:00Z">
          <w:r w:rsidR="00D61A09" w:rsidDel="00BA534C">
            <w:rPr>
              <w:rFonts w:ascii="Times New Roman" w:hAnsi="Times New Roman" w:cs="Times New Roman"/>
              <w:sz w:val="20"/>
              <w:szCs w:val="20"/>
            </w:rPr>
            <w:delText>33.3%</w:delText>
          </w:r>
        </w:del>
      </w:ins>
      <w:ins w:id="704" w:author="TerryA" w:date="2017-01-06T09:19:00Z">
        <w:r>
          <w:rPr>
            <w:rFonts w:ascii="Times New Roman" w:hAnsi="Times New Roman" w:cs="Times New Roman"/>
            <w:sz w:val="20"/>
            <w:szCs w:val="20"/>
          </w:rPr>
          <w:t>)</w:t>
        </w:r>
      </w:ins>
      <w:ins w:id="705" w:author="Johannes Breytenbach" w:date="2017-01-06T11:29:00Z">
        <w:r w:rsidR="00D61A09">
          <w:rPr>
            <w:rFonts w:ascii="Times New Roman" w:hAnsi="Times New Roman" w:cs="Times New Roman"/>
            <w:sz w:val="20"/>
            <w:szCs w:val="20"/>
          </w:rPr>
          <w:t xml:space="preserve"> of the resource is in the form of pure </w:t>
        </w:r>
      </w:ins>
      <w:ins w:id="706" w:author="Johannes Breytenbach" w:date="2017-01-20T10:59:00Z">
        <w:r w:rsidR="00574736">
          <w:rPr>
            <w:rFonts w:ascii="Times New Roman" w:hAnsi="Times New Roman" w:cs="Times New Roman"/>
            <w:sz w:val="20"/>
            <w:szCs w:val="20"/>
          </w:rPr>
          <w:t>gold</w:t>
        </w:r>
      </w:ins>
      <w:ins w:id="707" w:author="Johannes Breytenbach" w:date="2017-01-06T11:29:00Z">
        <w:r w:rsidR="00D61A09">
          <w:rPr>
            <w:rFonts w:ascii="Times New Roman" w:hAnsi="Times New Roman" w:cs="Times New Roman"/>
            <w:sz w:val="20"/>
            <w:szCs w:val="20"/>
          </w:rPr>
          <w:t xml:space="preserve"> that is stored at the Central Mint with </w:t>
        </w:r>
      </w:ins>
      <w:ins w:id="708" w:author="Johannes Breytenbach" w:date="2017-01-20T10:59:00Z">
        <w:r w:rsidR="00574736">
          <w:rPr>
            <w:rFonts w:ascii="Times New Roman" w:hAnsi="Times New Roman" w:cs="Times New Roman"/>
            <w:sz w:val="20"/>
            <w:szCs w:val="20"/>
          </w:rPr>
          <w:t>gold</w:t>
        </w:r>
      </w:ins>
      <w:ins w:id="709" w:author="Johannes Breytenbach" w:date="2017-01-06T11:29:00Z">
        <w:r w:rsidR="00D61A09">
          <w:rPr>
            <w:rFonts w:ascii="Times New Roman" w:hAnsi="Times New Roman" w:cs="Times New Roman"/>
            <w:sz w:val="20"/>
            <w:szCs w:val="20"/>
          </w:rPr>
          <w:t xml:space="preserve"> certificates issued by the Central Mint as proof of authenticity. The certificates are kept in escrow by an escrow agent.</w:t>
        </w:r>
      </w:ins>
    </w:p>
    <w:p w14:paraId="00B50C85" w14:textId="5A963C2A" w:rsidR="00D61A09" w:rsidRDefault="00BA534C" w:rsidP="00964B93">
      <w:pPr>
        <w:pStyle w:val="PlainText"/>
        <w:numPr>
          <w:ilvl w:val="0"/>
          <w:numId w:val="10"/>
        </w:numPr>
        <w:rPr>
          <w:ins w:id="710" w:author="Johannes Breytenbach" w:date="2017-01-06T11:37:00Z"/>
          <w:rFonts w:ascii="Times New Roman" w:hAnsi="Times New Roman" w:cs="Times New Roman"/>
          <w:sz w:val="20"/>
          <w:szCs w:val="20"/>
        </w:rPr>
      </w:pPr>
      <w:ins w:id="711" w:author="TerryA" w:date="2017-01-06T09:19:00Z">
        <w:r>
          <w:rPr>
            <w:rFonts w:ascii="Times New Roman" w:hAnsi="Times New Roman" w:cs="Times New Roman"/>
            <w:sz w:val="20"/>
            <w:szCs w:val="20"/>
          </w:rPr>
          <w:t>Two thirds (</w:t>
        </w:r>
      </w:ins>
      <w:ins w:id="712" w:author="TerryA" w:date="2017-01-06T09:20:00Z">
        <w:r>
          <w:rPr>
            <w:rFonts w:ascii="Times New Roman" w:hAnsi="Times New Roman" w:cs="Times New Roman"/>
            <w:sz w:val="20"/>
            <w:szCs w:val="20"/>
          </w:rPr>
          <w:t>2/3</w:t>
        </w:r>
      </w:ins>
      <w:ins w:id="713" w:author="Johannes Breytenbach" w:date="2017-01-06T11:29:00Z">
        <w:del w:id="714" w:author="TerryA" w:date="2017-01-06T09:20:00Z">
          <w:r w:rsidR="00D61A09" w:rsidDel="00BA534C">
            <w:rPr>
              <w:rFonts w:ascii="Times New Roman" w:hAnsi="Times New Roman" w:cs="Times New Roman"/>
              <w:sz w:val="20"/>
              <w:szCs w:val="20"/>
            </w:rPr>
            <w:delText>66.7%</w:delText>
          </w:r>
        </w:del>
      </w:ins>
      <w:ins w:id="715" w:author="TerryA" w:date="2017-01-06T09:20:00Z">
        <w:r>
          <w:rPr>
            <w:rFonts w:ascii="Times New Roman" w:hAnsi="Times New Roman" w:cs="Times New Roman"/>
            <w:sz w:val="20"/>
            <w:szCs w:val="20"/>
          </w:rPr>
          <w:t>)</w:t>
        </w:r>
      </w:ins>
      <w:ins w:id="716" w:author="Johannes Breytenbach" w:date="2017-01-06T11:29:00Z">
        <w:r w:rsidR="00D61A09">
          <w:rPr>
            <w:rFonts w:ascii="Times New Roman" w:hAnsi="Times New Roman" w:cs="Times New Roman"/>
            <w:sz w:val="20"/>
            <w:szCs w:val="20"/>
          </w:rPr>
          <w:t xml:space="preserve"> of the </w:t>
        </w:r>
      </w:ins>
      <w:ins w:id="717" w:author="Johannes Breytenbach" w:date="2017-01-20T10:59:00Z">
        <w:r w:rsidR="00574736">
          <w:rPr>
            <w:rFonts w:ascii="Times New Roman" w:hAnsi="Times New Roman" w:cs="Times New Roman"/>
            <w:sz w:val="20"/>
            <w:szCs w:val="20"/>
          </w:rPr>
          <w:t>gold</w:t>
        </w:r>
      </w:ins>
      <w:ins w:id="718" w:author="Johannes Breytenbach" w:date="2017-01-06T11:29:00Z">
        <w:r w:rsidR="00D61A09">
          <w:rPr>
            <w:rFonts w:ascii="Times New Roman" w:hAnsi="Times New Roman" w:cs="Times New Roman"/>
            <w:sz w:val="20"/>
            <w:szCs w:val="20"/>
          </w:rPr>
          <w:t xml:space="preserve"> forms part of the </w:t>
        </w:r>
        <w:del w:id="719" w:author="Terry" w:date="2017-01-11T21:38:00Z">
          <w:r w:rsidR="00D61A09" w:rsidDel="00964B93">
            <w:rPr>
              <w:rFonts w:ascii="Times New Roman" w:hAnsi="Times New Roman" w:cs="Times New Roman"/>
              <w:sz w:val="20"/>
              <w:szCs w:val="20"/>
            </w:rPr>
            <w:delText>c</w:delText>
          </w:r>
        </w:del>
      </w:ins>
      <w:ins w:id="720" w:author="Terry" w:date="2017-01-11T21:38:00Z">
        <w:r w:rsidR="00964B93">
          <w:rPr>
            <w:rFonts w:ascii="Times New Roman" w:hAnsi="Times New Roman" w:cs="Times New Roman"/>
            <w:sz w:val="20"/>
            <w:szCs w:val="20"/>
          </w:rPr>
          <w:t>C</w:t>
        </w:r>
      </w:ins>
      <w:ins w:id="721" w:author="Johannes Breytenbach" w:date="2017-01-06T11:29:00Z">
        <w:r w:rsidR="00D61A09">
          <w:rPr>
            <w:rFonts w:ascii="Times New Roman" w:hAnsi="Times New Roman" w:cs="Times New Roman"/>
            <w:sz w:val="20"/>
            <w:szCs w:val="20"/>
          </w:rPr>
          <w:t xml:space="preserve">ompany’s proven </w:t>
        </w:r>
      </w:ins>
      <w:ins w:id="722" w:author="Johannes Breytenbach" w:date="2017-01-20T10:59:00Z">
        <w:r w:rsidR="00574736">
          <w:rPr>
            <w:rFonts w:ascii="Times New Roman" w:hAnsi="Times New Roman" w:cs="Times New Roman"/>
            <w:sz w:val="20"/>
            <w:szCs w:val="20"/>
          </w:rPr>
          <w:t>gold</w:t>
        </w:r>
      </w:ins>
      <w:ins w:id="723" w:author="Johannes Breytenbach" w:date="2017-01-06T11:29:00Z">
        <w:r w:rsidR="00D61A09">
          <w:rPr>
            <w:rFonts w:ascii="Times New Roman" w:hAnsi="Times New Roman" w:cs="Times New Roman"/>
            <w:sz w:val="20"/>
            <w:szCs w:val="20"/>
          </w:rPr>
          <w:t xml:space="preserve"> reserves and resources as in accordance with the Australian JORC Reporting code 2012. This portion of the resource will be </w:t>
        </w:r>
      </w:ins>
      <w:ins w:id="724" w:author="Johannes Breytenbach" w:date="2017-01-10T17:23:00Z">
        <w:r w:rsidR="00F30C01">
          <w:rPr>
            <w:rFonts w:ascii="Times New Roman" w:hAnsi="Times New Roman" w:cs="Times New Roman"/>
            <w:sz w:val="20"/>
            <w:szCs w:val="20"/>
          </w:rPr>
          <w:t>extracted</w:t>
        </w:r>
      </w:ins>
      <w:ins w:id="725" w:author="Johannes Breytenbach" w:date="2017-01-06T11:29:00Z">
        <w:r w:rsidR="00D61A09">
          <w:rPr>
            <w:rFonts w:ascii="Times New Roman" w:hAnsi="Times New Roman" w:cs="Times New Roman"/>
            <w:sz w:val="20"/>
            <w:szCs w:val="20"/>
          </w:rPr>
          <w:t xml:space="preserve"> and processed </w:t>
        </w:r>
      </w:ins>
      <w:ins w:id="726" w:author="TerryA" w:date="2017-01-06T08:53:00Z">
        <w:del w:id="727" w:author="Johannes Breytenbach" w:date="2017-01-11T11:48:00Z">
          <w:r w:rsidR="002278FC" w:rsidDel="00E83EFD">
            <w:rPr>
              <w:rFonts w:ascii="Times New Roman" w:hAnsi="Times New Roman" w:cs="Times New Roman"/>
              <w:sz w:val="20"/>
              <w:szCs w:val="20"/>
            </w:rPr>
            <w:delText>during</w:delText>
          </w:r>
        </w:del>
      </w:ins>
      <w:ins w:id="728" w:author="Johannes Breytenbach" w:date="2017-01-11T11:48:00Z">
        <w:r w:rsidR="00E83EFD">
          <w:rPr>
            <w:rFonts w:ascii="Times New Roman" w:hAnsi="Times New Roman" w:cs="Times New Roman"/>
            <w:sz w:val="20"/>
            <w:szCs w:val="20"/>
          </w:rPr>
          <w:t>over</w:t>
        </w:r>
      </w:ins>
      <w:ins w:id="729" w:author="TerryA" w:date="2017-01-06T08:53:00Z">
        <w:r w:rsidR="002278FC">
          <w:rPr>
            <w:rFonts w:ascii="Times New Roman" w:hAnsi="Times New Roman" w:cs="Times New Roman"/>
            <w:sz w:val="20"/>
            <w:szCs w:val="20"/>
          </w:rPr>
          <w:t xml:space="preserve"> </w:t>
        </w:r>
      </w:ins>
      <w:ins w:id="730" w:author="Johannes Breytenbach" w:date="2017-01-06T11:29:00Z">
        <w:del w:id="731" w:author="TerryA" w:date="2017-01-06T08:53:00Z">
          <w:r w:rsidR="00D61A09" w:rsidDel="002278FC">
            <w:rPr>
              <w:rFonts w:ascii="Times New Roman" w:hAnsi="Times New Roman" w:cs="Times New Roman"/>
              <w:sz w:val="20"/>
              <w:szCs w:val="20"/>
            </w:rPr>
            <w:delText xml:space="preserve">over </w:delText>
          </w:r>
        </w:del>
        <w:r w:rsidR="00D61A09">
          <w:rPr>
            <w:rFonts w:ascii="Times New Roman" w:hAnsi="Times New Roman" w:cs="Times New Roman"/>
            <w:sz w:val="20"/>
            <w:szCs w:val="20"/>
          </w:rPr>
          <w:t xml:space="preserve">a period of </w:t>
        </w:r>
        <w:del w:id="732" w:author="TerryA" w:date="2017-01-06T08:53:00Z">
          <w:r w:rsidR="00D61A09" w:rsidDel="002278FC">
            <w:rPr>
              <w:rFonts w:ascii="Times New Roman" w:hAnsi="Times New Roman" w:cs="Times New Roman"/>
              <w:sz w:val="20"/>
              <w:szCs w:val="20"/>
            </w:rPr>
            <w:delText xml:space="preserve">no more than </w:delText>
          </w:r>
        </w:del>
      </w:ins>
      <w:ins w:id="733" w:author="TerryA" w:date="2017-01-06T08:53:00Z">
        <w:r w:rsidR="002278FC">
          <w:rPr>
            <w:rFonts w:ascii="Times New Roman" w:hAnsi="Times New Roman" w:cs="Times New Roman"/>
            <w:sz w:val="20"/>
            <w:szCs w:val="20"/>
          </w:rPr>
          <w:t>five (</w:t>
        </w:r>
      </w:ins>
      <w:ins w:id="734" w:author="Johannes Breytenbach" w:date="2017-01-06T11:29:00Z">
        <w:r w:rsidR="00D61A09">
          <w:rPr>
            <w:rFonts w:ascii="Times New Roman" w:hAnsi="Times New Roman" w:cs="Times New Roman"/>
            <w:sz w:val="20"/>
            <w:szCs w:val="20"/>
          </w:rPr>
          <w:t>5</w:t>
        </w:r>
      </w:ins>
      <w:ins w:id="735" w:author="TerryA" w:date="2017-01-06T08:53:00Z">
        <w:r w:rsidR="002278FC">
          <w:rPr>
            <w:rFonts w:ascii="Times New Roman" w:hAnsi="Times New Roman" w:cs="Times New Roman"/>
            <w:sz w:val="20"/>
            <w:szCs w:val="20"/>
          </w:rPr>
          <w:t>)</w:t>
        </w:r>
      </w:ins>
      <w:ins w:id="736" w:author="Johannes Breytenbach" w:date="2017-01-06T11:29:00Z">
        <w:r w:rsidR="00D61A09">
          <w:rPr>
            <w:rFonts w:ascii="Times New Roman" w:hAnsi="Times New Roman" w:cs="Times New Roman"/>
            <w:sz w:val="20"/>
            <w:szCs w:val="20"/>
          </w:rPr>
          <w:t xml:space="preserve"> years from the date of the release of the first OZcoin</w:t>
        </w:r>
      </w:ins>
      <w:ins w:id="737" w:author="Johannes Breytenbach" w:date="2017-01-10T17:24:00Z">
        <w:r w:rsidR="00F30C01">
          <w:rPr>
            <w:rFonts w:ascii="Times New Roman" w:hAnsi="Times New Roman" w:cs="Times New Roman"/>
            <w:sz w:val="20"/>
            <w:szCs w:val="20"/>
          </w:rPr>
          <w:t>s</w:t>
        </w:r>
      </w:ins>
      <w:ins w:id="738" w:author="Johannes Breytenbach" w:date="2017-01-06T11:29:00Z">
        <w:r w:rsidR="00D61A09">
          <w:rPr>
            <w:rFonts w:ascii="Times New Roman" w:hAnsi="Times New Roman" w:cs="Times New Roman"/>
            <w:sz w:val="20"/>
            <w:szCs w:val="20"/>
          </w:rPr>
          <w:t xml:space="preserve">. At which point </w:t>
        </w:r>
      </w:ins>
      <w:ins w:id="739" w:author="TerryA" w:date="2017-01-06T09:21:00Z">
        <w:r>
          <w:rPr>
            <w:rFonts w:ascii="Times New Roman" w:hAnsi="Times New Roman" w:cs="Times New Roman"/>
            <w:sz w:val="20"/>
            <w:szCs w:val="20"/>
          </w:rPr>
          <w:t>one hundred percent (</w:t>
        </w:r>
      </w:ins>
      <w:ins w:id="740" w:author="Johannes Breytenbach" w:date="2017-01-06T11:29:00Z">
        <w:r w:rsidR="00D61A09">
          <w:rPr>
            <w:rFonts w:ascii="Times New Roman" w:hAnsi="Times New Roman" w:cs="Times New Roman"/>
            <w:sz w:val="20"/>
            <w:szCs w:val="20"/>
          </w:rPr>
          <w:t>100%</w:t>
        </w:r>
      </w:ins>
      <w:ins w:id="741" w:author="TerryA" w:date="2017-01-06T09:21:00Z">
        <w:r>
          <w:rPr>
            <w:rFonts w:ascii="Times New Roman" w:hAnsi="Times New Roman" w:cs="Times New Roman"/>
            <w:sz w:val="20"/>
            <w:szCs w:val="20"/>
          </w:rPr>
          <w:t>)</w:t>
        </w:r>
      </w:ins>
      <w:ins w:id="742" w:author="Johannes Breytenbach" w:date="2017-01-06T11:29:00Z">
        <w:r w:rsidR="00D61A09">
          <w:rPr>
            <w:rFonts w:ascii="Times New Roman" w:hAnsi="Times New Roman" w:cs="Times New Roman"/>
            <w:sz w:val="20"/>
            <w:szCs w:val="20"/>
          </w:rPr>
          <w:t xml:space="preserve"> of the physical </w:t>
        </w:r>
      </w:ins>
      <w:ins w:id="743" w:author="Johannes Breytenbach" w:date="2017-01-20T10:59:00Z">
        <w:r w:rsidR="00574736">
          <w:rPr>
            <w:rFonts w:ascii="Times New Roman" w:hAnsi="Times New Roman" w:cs="Times New Roman"/>
            <w:sz w:val="20"/>
            <w:szCs w:val="20"/>
          </w:rPr>
          <w:t>gold</w:t>
        </w:r>
      </w:ins>
      <w:ins w:id="744" w:author="Johannes Breytenbach" w:date="2017-01-06T11:29:00Z">
        <w:r w:rsidR="00D61A09">
          <w:rPr>
            <w:rFonts w:ascii="Times New Roman" w:hAnsi="Times New Roman" w:cs="Times New Roman"/>
            <w:sz w:val="20"/>
            <w:szCs w:val="20"/>
          </w:rPr>
          <w:t xml:space="preserve"> will be redeemable via </w:t>
        </w:r>
        <w:del w:id="745" w:author="TerryA" w:date="2017-01-06T09:21:00Z">
          <w:r w:rsidR="00D61A09" w:rsidDel="00BA534C">
            <w:rPr>
              <w:rFonts w:ascii="Times New Roman" w:hAnsi="Times New Roman" w:cs="Times New Roman"/>
              <w:sz w:val="20"/>
              <w:szCs w:val="20"/>
            </w:rPr>
            <w:delText xml:space="preserve">the </w:delText>
          </w:r>
        </w:del>
        <w:r w:rsidR="00D61A09">
          <w:rPr>
            <w:rFonts w:ascii="Times New Roman" w:hAnsi="Times New Roman" w:cs="Times New Roman"/>
            <w:sz w:val="20"/>
            <w:szCs w:val="20"/>
          </w:rPr>
          <w:t>OZcoin</w:t>
        </w:r>
      </w:ins>
      <w:ins w:id="746" w:author="Johannes Breytenbach" w:date="2017-01-10T17:24:00Z">
        <w:r w:rsidR="00F30C01">
          <w:rPr>
            <w:rFonts w:ascii="Times New Roman" w:hAnsi="Times New Roman" w:cs="Times New Roman"/>
            <w:sz w:val="20"/>
            <w:szCs w:val="20"/>
          </w:rPr>
          <w:t>s</w:t>
        </w:r>
      </w:ins>
      <w:ins w:id="747" w:author="Johannes Breytenbach" w:date="2017-01-06T11:29:00Z">
        <w:r w:rsidR="00D61A09">
          <w:rPr>
            <w:rFonts w:ascii="Times New Roman" w:hAnsi="Times New Roman" w:cs="Times New Roman"/>
            <w:sz w:val="20"/>
            <w:szCs w:val="20"/>
          </w:rPr>
          <w:t>. As Proof</w:t>
        </w:r>
      </w:ins>
      <w:ins w:id="748" w:author="Johannes Breytenbach" w:date="2017-01-11T11:49:00Z">
        <w:r w:rsidR="00E83EFD">
          <w:rPr>
            <w:rFonts w:ascii="Times New Roman" w:hAnsi="Times New Roman" w:cs="Times New Roman"/>
            <w:sz w:val="20"/>
            <w:szCs w:val="20"/>
          </w:rPr>
          <w:t xml:space="preserve"> </w:t>
        </w:r>
      </w:ins>
      <w:ins w:id="749" w:author="TerryA" w:date="2017-01-06T09:21:00Z">
        <w:del w:id="750" w:author="Johannes Breytenbach" w:date="2017-01-11T11:49:00Z">
          <w:r w:rsidDel="00E83EFD">
            <w:rPr>
              <w:rFonts w:ascii="Times New Roman" w:hAnsi="Times New Roman" w:cs="Times New Roman"/>
              <w:sz w:val="20"/>
              <w:szCs w:val="20"/>
            </w:rPr>
            <w:delText>-</w:delText>
          </w:r>
        </w:del>
      </w:ins>
      <w:ins w:id="751" w:author="Johannes Breytenbach" w:date="2017-01-06T11:29:00Z">
        <w:del w:id="752" w:author="TerryA" w:date="2017-01-06T09:21:00Z">
          <w:r w:rsidR="00D61A09" w:rsidDel="00BA534C">
            <w:rPr>
              <w:rFonts w:ascii="Times New Roman" w:hAnsi="Times New Roman" w:cs="Times New Roman"/>
              <w:sz w:val="20"/>
              <w:szCs w:val="20"/>
            </w:rPr>
            <w:delText xml:space="preserve"> </w:delText>
          </w:r>
        </w:del>
        <w:r w:rsidR="00D61A09">
          <w:rPr>
            <w:rFonts w:ascii="Times New Roman" w:hAnsi="Times New Roman" w:cs="Times New Roman"/>
            <w:sz w:val="20"/>
            <w:szCs w:val="20"/>
          </w:rPr>
          <w:t>of</w:t>
        </w:r>
      </w:ins>
      <w:ins w:id="753" w:author="Johannes Breytenbach" w:date="2017-01-11T11:49:00Z">
        <w:r w:rsidR="00E83EFD">
          <w:rPr>
            <w:rFonts w:ascii="Times New Roman" w:hAnsi="Times New Roman" w:cs="Times New Roman"/>
            <w:sz w:val="20"/>
            <w:szCs w:val="20"/>
          </w:rPr>
          <w:t xml:space="preserve"> </w:t>
        </w:r>
      </w:ins>
      <w:ins w:id="754" w:author="TerryA" w:date="2017-01-06T09:21:00Z">
        <w:del w:id="755" w:author="Johannes Breytenbach" w:date="2017-01-11T11:49:00Z">
          <w:r w:rsidDel="00E83EFD">
            <w:rPr>
              <w:rFonts w:ascii="Times New Roman" w:hAnsi="Times New Roman" w:cs="Times New Roman"/>
              <w:sz w:val="20"/>
              <w:szCs w:val="20"/>
            </w:rPr>
            <w:delText>-</w:delText>
          </w:r>
        </w:del>
      </w:ins>
      <w:ins w:id="756" w:author="Johannes Breytenbach" w:date="2017-01-06T11:29:00Z">
        <w:del w:id="757" w:author="TerryA" w:date="2017-01-06T09:21:00Z">
          <w:r w:rsidR="00D61A09" w:rsidDel="00BA534C">
            <w:rPr>
              <w:rFonts w:ascii="Times New Roman" w:hAnsi="Times New Roman" w:cs="Times New Roman"/>
              <w:sz w:val="20"/>
              <w:szCs w:val="20"/>
            </w:rPr>
            <w:delText xml:space="preserve"> </w:delText>
          </w:r>
        </w:del>
        <w:r w:rsidR="00D61A09">
          <w:rPr>
            <w:rFonts w:ascii="Times New Roman" w:hAnsi="Times New Roman" w:cs="Times New Roman"/>
            <w:sz w:val="20"/>
            <w:szCs w:val="20"/>
          </w:rPr>
          <w:t xml:space="preserve">Asset the company will issue </w:t>
        </w:r>
        <w:del w:id="758" w:author="TerryA" w:date="2017-01-06T09:21:00Z">
          <w:r w:rsidR="00D61A09" w:rsidDel="009920E6">
            <w:rPr>
              <w:rFonts w:ascii="Times New Roman" w:hAnsi="Times New Roman" w:cs="Times New Roman"/>
              <w:sz w:val="20"/>
              <w:szCs w:val="20"/>
            </w:rPr>
            <w:delText xml:space="preserve">a </w:delText>
          </w:r>
        </w:del>
      </w:ins>
      <w:ins w:id="759" w:author="Johannes Breytenbach" w:date="2017-01-20T10:59:00Z">
        <w:r w:rsidR="00574736">
          <w:rPr>
            <w:rFonts w:ascii="Times New Roman" w:hAnsi="Times New Roman" w:cs="Times New Roman"/>
            <w:sz w:val="20"/>
            <w:szCs w:val="20"/>
          </w:rPr>
          <w:t>gold</w:t>
        </w:r>
      </w:ins>
      <w:ins w:id="760" w:author="Johannes Breytenbach" w:date="2017-01-06T11:29:00Z">
        <w:r w:rsidR="00D61A09">
          <w:rPr>
            <w:rFonts w:ascii="Times New Roman" w:hAnsi="Times New Roman" w:cs="Times New Roman"/>
            <w:sz w:val="20"/>
            <w:szCs w:val="20"/>
          </w:rPr>
          <w:t xml:space="preserve"> certificate</w:t>
        </w:r>
      </w:ins>
      <w:ins w:id="761" w:author="TerryA" w:date="2017-01-06T09:22:00Z">
        <w:r w:rsidR="009920E6">
          <w:rPr>
            <w:rFonts w:ascii="Times New Roman" w:hAnsi="Times New Roman" w:cs="Times New Roman"/>
            <w:sz w:val="20"/>
            <w:szCs w:val="20"/>
          </w:rPr>
          <w:t>s</w:t>
        </w:r>
      </w:ins>
      <w:ins w:id="762" w:author="Johannes Breytenbach" w:date="2017-01-06T11:29:00Z">
        <w:r w:rsidR="00D61A09">
          <w:rPr>
            <w:rFonts w:ascii="Times New Roman" w:hAnsi="Times New Roman" w:cs="Times New Roman"/>
            <w:sz w:val="20"/>
            <w:szCs w:val="20"/>
          </w:rPr>
          <w:t xml:space="preserve"> with </w:t>
        </w:r>
        <w:del w:id="763" w:author="TerryA" w:date="2017-01-06T09:22:00Z">
          <w:r w:rsidR="00D61A09" w:rsidDel="009920E6">
            <w:rPr>
              <w:rFonts w:ascii="Times New Roman" w:hAnsi="Times New Roman" w:cs="Times New Roman"/>
              <w:sz w:val="20"/>
              <w:szCs w:val="20"/>
            </w:rPr>
            <w:delText>a</w:delText>
          </w:r>
        </w:del>
      </w:ins>
      <w:ins w:id="764" w:author="TerryA" w:date="2017-01-06T09:22:00Z">
        <w:r w:rsidR="009920E6">
          <w:rPr>
            <w:rFonts w:ascii="Times New Roman" w:hAnsi="Times New Roman" w:cs="Times New Roman"/>
            <w:sz w:val="20"/>
            <w:szCs w:val="20"/>
          </w:rPr>
          <w:t>the</w:t>
        </w:r>
      </w:ins>
      <w:ins w:id="765" w:author="Johannes Breytenbach" w:date="2017-01-06T11:29:00Z">
        <w:r w:rsidR="00D61A09">
          <w:rPr>
            <w:rFonts w:ascii="Times New Roman" w:hAnsi="Times New Roman" w:cs="Times New Roman"/>
            <w:sz w:val="20"/>
            <w:szCs w:val="20"/>
          </w:rPr>
          <w:t xml:space="preserve"> future </w:t>
        </w:r>
      </w:ins>
      <w:ins w:id="766" w:author="Johannes Breytenbach" w:date="2017-01-11T11:49:00Z">
        <w:r w:rsidR="00E83EFD">
          <w:rPr>
            <w:rFonts w:ascii="Times New Roman" w:hAnsi="Times New Roman" w:cs="Times New Roman"/>
            <w:sz w:val="20"/>
            <w:szCs w:val="20"/>
          </w:rPr>
          <w:t xml:space="preserve">delivery </w:t>
        </w:r>
      </w:ins>
      <w:ins w:id="767" w:author="Johannes Breytenbach" w:date="2017-01-06T11:29:00Z">
        <w:r w:rsidR="00D61A09">
          <w:rPr>
            <w:rFonts w:ascii="Times New Roman" w:hAnsi="Times New Roman" w:cs="Times New Roman"/>
            <w:sz w:val="20"/>
            <w:szCs w:val="20"/>
          </w:rPr>
          <w:t>date of 1 March 2022</w:t>
        </w:r>
        <w:del w:id="768" w:author="TerryA" w:date="2017-01-11T09:47:00Z">
          <w:r w:rsidR="00D61A09" w:rsidDel="0090042E">
            <w:rPr>
              <w:rFonts w:ascii="Times New Roman" w:hAnsi="Times New Roman" w:cs="Times New Roman"/>
              <w:sz w:val="20"/>
              <w:szCs w:val="20"/>
            </w:rPr>
            <w:delText xml:space="preserve"> (5 years from the date the 1</w:delText>
          </w:r>
          <w:r w:rsidR="00D61A09" w:rsidRPr="00837D7E" w:rsidDel="0090042E">
            <w:rPr>
              <w:rFonts w:ascii="Times New Roman" w:hAnsi="Times New Roman" w:cs="Times New Roman"/>
              <w:sz w:val="20"/>
              <w:szCs w:val="20"/>
              <w:vertAlign w:val="superscript"/>
            </w:rPr>
            <w:delText>st</w:delText>
          </w:r>
          <w:r w:rsidR="00D61A09" w:rsidDel="0090042E">
            <w:rPr>
              <w:rFonts w:ascii="Times New Roman" w:hAnsi="Times New Roman" w:cs="Times New Roman"/>
              <w:sz w:val="20"/>
              <w:szCs w:val="20"/>
            </w:rPr>
            <w:delText xml:space="preserve"> OZcoin </w:delText>
          </w:r>
        </w:del>
        <w:del w:id="769" w:author="TerryA" w:date="2017-01-08T09:52:00Z">
          <w:r w:rsidR="00D61A09" w:rsidDel="00AD0085">
            <w:rPr>
              <w:rFonts w:ascii="Times New Roman" w:hAnsi="Times New Roman" w:cs="Times New Roman"/>
              <w:sz w:val="20"/>
              <w:szCs w:val="20"/>
            </w:rPr>
            <w:delText xml:space="preserve">were </w:delText>
          </w:r>
        </w:del>
        <w:del w:id="770" w:author="TerryA" w:date="2017-01-11T09:47:00Z">
          <w:r w:rsidR="00D61A09" w:rsidDel="0090042E">
            <w:rPr>
              <w:rFonts w:ascii="Times New Roman" w:hAnsi="Times New Roman" w:cs="Times New Roman"/>
              <w:sz w:val="20"/>
              <w:szCs w:val="20"/>
            </w:rPr>
            <w:delText>issued)</w:delText>
          </w:r>
        </w:del>
      </w:ins>
      <w:ins w:id="771" w:author="TerryA" w:date="2017-01-06T09:22:00Z">
        <w:r w:rsidR="009920E6">
          <w:rPr>
            <w:rFonts w:ascii="Times New Roman" w:hAnsi="Times New Roman" w:cs="Times New Roman"/>
            <w:sz w:val="20"/>
            <w:szCs w:val="20"/>
          </w:rPr>
          <w:t>.</w:t>
        </w:r>
      </w:ins>
      <w:ins w:id="772" w:author="Johannes Breytenbach" w:date="2017-01-06T11:29:00Z">
        <w:r w:rsidR="00D61A09">
          <w:rPr>
            <w:rFonts w:ascii="Times New Roman" w:hAnsi="Times New Roman" w:cs="Times New Roman"/>
            <w:sz w:val="20"/>
            <w:szCs w:val="20"/>
          </w:rPr>
          <w:t xml:space="preserve"> As </w:t>
        </w:r>
      </w:ins>
      <w:ins w:id="773" w:author="Johannes Breytenbach" w:date="2017-01-10T17:23:00Z">
        <w:r w:rsidR="00F30C01">
          <w:rPr>
            <w:rFonts w:ascii="Times New Roman" w:hAnsi="Times New Roman" w:cs="Times New Roman"/>
            <w:sz w:val="20"/>
            <w:szCs w:val="20"/>
          </w:rPr>
          <w:t>extraction</w:t>
        </w:r>
      </w:ins>
      <w:ins w:id="774" w:author="Johannes Breytenbach" w:date="2017-01-06T11:29:00Z">
        <w:r w:rsidR="00D61A09">
          <w:rPr>
            <w:rFonts w:ascii="Times New Roman" w:hAnsi="Times New Roman" w:cs="Times New Roman"/>
            <w:sz w:val="20"/>
            <w:szCs w:val="20"/>
          </w:rPr>
          <w:t xml:space="preserve"> progresses</w:t>
        </w:r>
      </w:ins>
      <w:ins w:id="775" w:author="TerryA" w:date="2017-01-11T09:47:00Z">
        <w:r w:rsidR="0090042E">
          <w:rPr>
            <w:rFonts w:ascii="Times New Roman" w:hAnsi="Times New Roman" w:cs="Times New Roman"/>
            <w:sz w:val="20"/>
            <w:szCs w:val="20"/>
          </w:rPr>
          <w:t xml:space="preserve"> at </w:t>
        </w:r>
        <w:del w:id="776" w:author="Terry" w:date="2017-01-11T21:38:00Z">
          <w:r w:rsidR="0090042E" w:rsidDel="00964B93">
            <w:rPr>
              <w:rFonts w:ascii="Times New Roman" w:hAnsi="Times New Roman" w:cs="Times New Roman"/>
              <w:sz w:val="20"/>
              <w:szCs w:val="20"/>
            </w:rPr>
            <w:delText>Gold</w:delText>
          </w:r>
        </w:del>
      </w:ins>
      <w:ins w:id="777" w:author="Terry" w:date="2017-01-11T21:38:00Z">
        <w:del w:id="778" w:author="Johannes Breytenbach" w:date="2017-01-20T10:59:00Z">
          <w:r w:rsidR="00964B93" w:rsidDel="00574736">
            <w:rPr>
              <w:rFonts w:ascii="Times New Roman" w:hAnsi="Times New Roman" w:cs="Times New Roman"/>
              <w:sz w:val="20"/>
              <w:szCs w:val="20"/>
            </w:rPr>
            <w:delText>Silver</w:delText>
          </w:r>
        </w:del>
      </w:ins>
      <w:ins w:id="779" w:author="Johannes Breytenbach" w:date="2017-01-20T10:59:00Z">
        <w:r w:rsidR="00574736">
          <w:rPr>
            <w:rFonts w:ascii="Times New Roman" w:hAnsi="Times New Roman" w:cs="Times New Roman"/>
            <w:sz w:val="20"/>
            <w:szCs w:val="20"/>
          </w:rPr>
          <w:t>Gold</w:t>
        </w:r>
      </w:ins>
      <w:ins w:id="780" w:author="TerryA" w:date="2017-01-11T09:47:00Z">
        <w:r w:rsidR="0090042E">
          <w:rPr>
            <w:rFonts w:ascii="Times New Roman" w:hAnsi="Times New Roman" w:cs="Times New Roman"/>
            <w:sz w:val="20"/>
            <w:szCs w:val="20"/>
          </w:rPr>
          <w:t xml:space="preserve"> Mine</w:t>
        </w:r>
      </w:ins>
      <w:ins w:id="781" w:author="TerryA" w:date="2017-01-06T09:22:00Z">
        <w:r w:rsidR="009920E6">
          <w:rPr>
            <w:rFonts w:ascii="Times New Roman" w:hAnsi="Times New Roman" w:cs="Times New Roman"/>
            <w:sz w:val="20"/>
            <w:szCs w:val="20"/>
          </w:rPr>
          <w:t>,</w:t>
        </w:r>
      </w:ins>
      <w:ins w:id="782" w:author="Johannes Breytenbach" w:date="2017-01-06T11:29:00Z">
        <w:r w:rsidR="00D61A09">
          <w:rPr>
            <w:rFonts w:ascii="Times New Roman" w:hAnsi="Times New Roman" w:cs="Times New Roman"/>
            <w:sz w:val="20"/>
            <w:szCs w:val="20"/>
          </w:rPr>
          <w:t xml:space="preserve"> the </w:t>
        </w:r>
      </w:ins>
      <w:ins w:id="783" w:author="TerryA" w:date="2017-01-11T09:47:00Z">
        <w:del w:id="784" w:author="Terry" w:date="2017-01-11T21:38:00Z">
          <w:r w:rsidR="0090042E" w:rsidDel="00964B93">
            <w:rPr>
              <w:rFonts w:ascii="Times New Roman" w:hAnsi="Times New Roman" w:cs="Times New Roman"/>
              <w:sz w:val="20"/>
              <w:szCs w:val="20"/>
            </w:rPr>
            <w:delText>24 karat</w:delText>
          </w:r>
        </w:del>
      </w:ins>
      <w:ins w:id="785" w:author="Terry" w:date="2017-01-11T21:38:00Z">
        <w:r w:rsidR="00964B93">
          <w:rPr>
            <w:rFonts w:ascii="Times New Roman" w:hAnsi="Times New Roman" w:cs="Times New Roman"/>
            <w:sz w:val="20"/>
            <w:szCs w:val="20"/>
          </w:rPr>
          <w:t>99.9% pure</w:t>
        </w:r>
      </w:ins>
      <w:ins w:id="786" w:author="TerryA" w:date="2017-01-11T09:47:00Z">
        <w:r w:rsidR="0090042E">
          <w:rPr>
            <w:rFonts w:ascii="Times New Roman" w:hAnsi="Times New Roman" w:cs="Times New Roman"/>
            <w:sz w:val="20"/>
            <w:szCs w:val="20"/>
          </w:rPr>
          <w:t xml:space="preserve"> </w:t>
        </w:r>
      </w:ins>
      <w:ins w:id="787" w:author="Johannes Breytenbach" w:date="2017-01-06T11:36:00Z">
        <w:del w:id="788" w:author="TerryA" w:date="2017-01-11T09:47:00Z">
          <w:r w:rsidR="00D61A09" w:rsidDel="0090042E">
            <w:rPr>
              <w:rFonts w:ascii="Times New Roman" w:hAnsi="Times New Roman" w:cs="Times New Roman"/>
              <w:sz w:val="20"/>
              <w:szCs w:val="20"/>
            </w:rPr>
            <w:delText>pure</w:delText>
          </w:r>
        </w:del>
      </w:ins>
      <w:ins w:id="789" w:author="Johannes Breytenbach" w:date="2017-01-06T11:29:00Z">
        <w:del w:id="790" w:author="TerryA" w:date="2017-01-11T09:47:00Z">
          <w:r w:rsidR="00D61A09" w:rsidDel="0090042E">
            <w:rPr>
              <w:rFonts w:ascii="Times New Roman" w:hAnsi="Times New Roman" w:cs="Times New Roman"/>
              <w:sz w:val="20"/>
              <w:szCs w:val="20"/>
            </w:rPr>
            <w:delText xml:space="preserve"> </w:delText>
          </w:r>
        </w:del>
      </w:ins>
      <w:ins w:id="791" w:author="Johannes Breytenbach" w:date="2017-01-20T10:59:00Z">
        <w:r w:rsidR="00574736">
          <w:rPr>
            <w:rFonts w:ascii="Times New Roman" w:hAnsi="Times New Roman" w:cs="Times New Roman"/>
            <w:sz w:val="20"/>
            <w:szCs w:val="20"/>
          </w:rPr>
          <w:t>gold</w:t>
        </w:r>
      </w:ins>
      <w:ins w:id="792" w:author="Johannes Breytenbach" w:date="2017-01-06T11:29:00Z">
        <w:r w:rsidR="00D61A09">
          <w:rPr>
            <w:rFonts w:ascii="Times New Roman" w:hAnsi="Times New Roman" w:cs="Times New Roman"/>
            <w:sz w:val="20"/>
            <w:szCs w:val="20"/>
          </w:rPr>
          <w:t xml:space="preserve"> will be </w:t>
        </w:r>
      </w:ins>
      <w:ins w:id="793" w:author="TerryA" w:date="2017-01-06T09:22:00Z">
        <w:r w:rsidR="009920E6">
          <w:rPr>
            <w:rFonts w:ascii="Times New Roman" w:hAnsi="Times New Roman" w:cs="Times New Roman"/>
            <w:sz w:val="20"/>
            <w:szCs w:val="20"/>
          </w:rPr>
          <w:t xml:space="preserve">delivered to and </w:t>
        </w:r>
      </w:ins>
      <w:ins w:id="794" w:author="Johannes Breytenbach" w:date="2017-01-06T11:29:00Z">
        <w:r w:rsidR="00D61A09">
          <w:rPr>
            <w:rFonts w:ascii="Times New Roman" w:hAnsi="Times New Roman" w:cs="Times New Roman"/>
            <w:sz w:val="20"/>
            <w:szCs w:val="20"/>
          </w:rPr>
          <w:t xml:space="preserve">stored in the Central Mint and the Central Mint will issue </w:t>
        </w:r>
      </w:ins>
      <w:ins w:id="795" w:author="TerryA" w:date="2017-01-06T09:22:00Z">
        <w:r w:rsidR="009920E6">
          <w:rPr>
            <w:rFonts w:ascii="Times New Roman" w:hAnsi="Times New Roman" w:cs="Times New Roman"/>
            <w:sz w:val="20"/>
            <w:szCs w:val="20"/>
          </w:rPr>
          <w:t xml:space="preserve">Mint </w:t>
        </w:r>
      </w:ins>
      <w:ins w:id="796" w:author="Johannes Breytenbach" w:date="2017-01-20T10:59:00Z">
        <w:r w:rsidR="00574736">
          <w:rPr>
            <w:rFonts w:ascii="Times New Roman" w:hAnsi="Times New Roman" w:cs="Times New Roman"/>
            <w:sz w:val="20"/>
            <w:szCs w:val="20"/>
          </w:rPr>
          <w:t>gold</w:t>
        </w:r>
      </w:ins>
      <w:ins w:id="797" w:author="Johannes Breytenbach" w:date="2017-01-06T11:29:00Z">
        <w:r w:rsidR="00D61A09">
          <w:rPr>
            <w:rFonts w:ascii="Times New Roman" w:hAnsi="Times New Roman" w:cs="Times New Roman"/>
            <w:sz w:val="20"/>
            <w:szCs w:val="20"/>
          </w:rPr>
          <w:t xml:space="preserve"> certificates</w:t>
        </w:r>
      </w:ins>
      <w:ins w:id="798" w:author="TerryA" w:date="2017-01-06T09:23:00Z">
        <w:r w:rsidR="009920E6">
          <w:rPr>
            <w:rFonts w:ascii="Times New Roman" w:hAnsi="Times New Roman" w:cs="Times New Roman"/>
            <w:sz w:val="20"/>
            <w:szCs w:val="20"/>
          </w:rPr>
          <w:t xml:space="preserve">, these certificates will </w:t>
        </w:r>
      </w:ins>
      <w:ins w:id="799" w:author="Johannes Breytenbach" w:date="2017-01-06T11:29:00Z">
        <w:del w:id="800" w:author="TerryA" w:date="2017-01-06T09:23:00Z">
          <w:r w:rsidR="00D61A09" w:rsidDel="009920E6">
            <w:rPr>
              <w:rFonts w:ascii="Times New Roman" w:hAnsi="Times New Roman" w:cs="Times New Roman"/>
              <w:sz w:val="20"/>
              <w:szCs w:val="20"/>
            </w:rPr>
            <w:delText xml:space="preserve"> that </w:delText>
          </w:r>
        </w:del>
        <w:r w:rsidR="00D61A09">
          <w:rPr>
            <w:rFonts w:ascii="Times New Roman" w:hAnsi="Times New Roman" w:cs="Times New Roman"/>
            <w:sz w:val="20"/>
            <w:szCs w:val="20"/>
          </w:rPr>
          <w:t>replace</w:t>
        </w:r>
        <w:del w:id="801" w:author="TerryA" w:date="2017-01-06T09:23:00Z">
          <w:r w:rsidR="00D61A09" w:rsidDel="009920E6">
            <w:rPr>
              <w:rFonts w:ascii="Times New Roman" w:hAnsi="Times New Roman" w:cs="Times New Roman"/>
              <w:sz w:val="20"/>
              <w:szCs w:val="20"/>
            </w:rPr>
            <w:delText>s</w:delText>
          </w:r>
        </w:del>
        <w:r w:rsidR="00D61A09">
          <w:rPr>
            <w:rFonts w:ascii="Times New Roman" w:hAnsi="Times New Roman" w:cs="Times New Roman"/>
            <w:sz w:val="20"/>
            <w:szCs w:val="20"/>
          </w:rPr>
          <w:t xml:space="preserve"> th</w:t>
        </w:r>
      </w:ins>
      <w:ins w:id="802" w:author="TerryA" w:date="2017-01-06T09:23:00Z">
        <w:r w:rsidR="009920E6">
          <w:rPr>
            <w:rFonts w:ascii="Times New Roman" w:hAnsi="Times New Roman" w:cs="Times New Roman"/>
            <w:sz w:val="20"/>
            <w:szCs w:val="20"/>
          </w:rPr>
          <w:t xml:space="preserve">e Company’s issued </w:t>
        </w:r>
      </w:ins>
      <w:ins w:id="803" w:author="Johannes Breytenbach" w:date="2017-01-06T11:29:00Z">
        <w:del w:id="804" w:author="TerryA" w:date="2017-01-06T09:23:00Z">
          <w:r w:rsidR="00D61A09" w:rsidDel="009920E6">
            <w:rPr>
              <w:rFonts w:ascii="Times New Roman" w:hAnsi="Times New Roman" w:cs="Times New Roman"/>
              <w:sz w:val="20"/>
              <w:szCs w:val="20"/>
            </w:rPr>
            <w:delText xml:space="preserve">ose </w:delText>
          </w:r>
        </w:del>
        <w:r w:rsidR="00D61A09">
          <w:rPr>
            <w:rFonts w:ascii="Times New Roman" w:hAnsi="Times New Roman" w:cs="Times New Roman"/>
            <w:sz w:val="20"/>
            <w:szCs w:val="20"/>
          </w:rPr>
          <w:t>certificates</w:t>
        </w:r>
        <w:del w:id="805" w:author="TerryA" w:date="2017-01-06T09:23:00Z">
          <w:r w:rsidR="00D61A09" w:rsidDel="009920E6">
            <w:rPr>
              <w:rFonts w:ascii="Times New Roman" w:hAnsi="Times New Roman" w:cs="Times New Roman"/>
              <w:sz w:val="20"/>
              <w:szCs w:val="20"/>
            </w:rPr>
            <w:delText xml:space="preserve"> issued by the company</w:delText>
          </w:r>
        </w:del>
        <w:r w:rsidR="00D61A09">
          <w:rPr>
            <w:rFonts w:ascii="Times New Roman" w:hAnsi="Times New Roman" w:cs="Times New Roman"/>
            <w:sz w:val="20"/>
            <w:szCs w:val="20"/>
          </w:rPr>
          <w:t xml:space="preserve">. Quarterly audits will </w:t>
        </w:r>
      </w:ins>
      <w:ins w:id="806" w:author="TerryA" w:date="2017-01-06T09:23:00Z">
        <w:r w:rsidR="009920E6">
          <w:rPr>
            <w:rFonts w:ascii="Times New Roman" w:hAnsi="Times New Roman" w:cs="Times New Roman"/>
            <w:sz w:val="20"/>
            <w:szCs w:val="20"/>
          </w:rPr>
          <w:t xml:space="preserve">be conducted to </w:t>
        </w:r>
      </w:ins>
      <w:ins w:id="807" w:author="Johannes Breytenbach" w:date="2017-01-06T11:29:00Z">
        <w:r w:rsidR="00D61A09">
          <w:rPr>
            <w:rFonts w:ascii="Times New Roman" w:hAnsi="Times New Roman" w:cs="Times New Roman"/>
            <w:sz w:val="20"/>
            <w:szCs w:val="20"/>
          </w:rPr>
          <w:t xml:space="preserve">confirm </w:t>
        </w:r>
      </w:ins>
      <w:ins w:id="808" w:author="TerryA" w:date="2017-01-06T09:24:00Z">
        <w:r w:rsidR="009920E6">
          <w:rPr>
            <w:rFonts w:ascii="Times New Roman" w:hAnsi="Times New Roman" w:cs="Times New Roman"/>
            <w:sz w:val="20"/>
            <w:szCs w:val="20"/>
          </w:rPr>
          <w:t xml:space="preserve">(1) Mint certificates are current, and (2) </w:t>
        </w:r>
      </w:ins>
      <w:ins w:id="809" w:author="Johannes Breytenbach" w:date="2017-01-06T11:29:00Z">
        <w:del w:id="810" w:author="TerryA" w:date="2017-01-06T09:24:00Z">
          <w:r w:rsidR="00D61A09" w:rsidDel="009920E6">
            <w:rPr>
              <w:rFonts w:ascii="Times New Roman" w:hAnsi="Times New Roman" w:cs="Times New Roman"/>
              <w:sz w:val="20"/>
              <w:szCs w:val="20"/>
            </w:rPr>
            <w:delText xml:space="preserve">the </w:delText>
          </w:r>
        </w:del>
        <w:r w:rsidR="00D61A09">
          <w:rPr>
            <w:rFonts w:ascii="Times New Roman" w:hAnsi="Times New Roman" w:cs="Times New Roman"/>
            <w:sz w:val="20"/>
            <w:szCs w:val="20"/>
          </w:rPr>
          <w:t xml:space="preserve">additional </w:t>
        </w:r>
      </w:ins>
      <w:ins w:id="811" w:author="TerryA" w:date="2017-01-06T09:25:00Z">
        <w:r w:rsidR="009920E6">
          <w:rPr>
            <w:rFonts w:ascii="Times New Roman" w:hAnsi="Times New Roman" w:cs="Times New Roman"/>
            <w:sz w:val="20"/>
            <w:szCs w:val="20"/>
          </w:rPr>
          <w:t xml:space="preserve">Mint </w:t>
        </w:r>
      </w:ins>
      <w:ins w:id="812" w:author="Johannes Breytenbach" w:date="2017-01-06T11:29:00Z">
        <w:del w:id="813" w:author="TerryA" w:date="2017-01-06T09:25:00Z">
          <w:r w:rsidR="00D61A09" w:rsidDel="009920E6">
            <w:rPr>
              <w:rFonts w:ascii="Times New Roman" w:hAnsi="Times New Roman" w:cs="Times New Roman"/>
              <w:sz w:val="20"/>
              <w:szCs w:val="20"/>
            </w:rPr>
            <w:delText xml:space="preserve">silver and </w:delText>
          </w:r>
        </w:del>
        <w:r w:rsidR="00D61A09">
          <w:rPr>
            <w:rFonts w:ascii="Times New Roman" w:hAnsi="Times New Roman" w:cs="Times New Roman"/>
            <w:sz w:val="20"/>
            <w:szCs w:val="20"/>
          </w:rPr>
          <w:t xml:space="preserve">certificates </w:t>
        </w:r>
      </w:ins>
      <w:ins w:id="814" w:author="TerryA" w:date="2017-01-06T09:26:00Z">
        <w:r w:rsidR="00E23307">
          <w:rPr>
            <w:rFonts w:ascii="Times New Roman" w:hAnsi="Times New Roman" w:cs="Times New Roman"/>
            <w:sz w:val="20"/>
            <w:szCs w:val="20"/>
          </w:rPr>
          <w:t xml:space="preserve">(if any) are </w:t>
        </w:r>
      </w:ins>
      <w:ins w:id="815" w:author="Johannes Breytenbach" w:date="2017-01-06T11:29:00Z">
        <w:del w:id="816" w:author="TerryA" w:date="2017-01-06T09:25:00Z">
          <w:r w:rsidR="00D61A09" w:rsidDel="009920E6">
            <w:rPr>
              <w:rFonts w:ascii="Times New Roman" w:hAnsi="Times New Roman" w:cs="Times New Roman"/>
              <w:sz w:val="20"/>
              <w:szCs w:val="20"/>
            </w:rPr>
            <w:delText xml:space="preserve">as </w:delText>
          </w:r>
        </w:del>
        <w:r w:rsidR="00D61A09">
          <w:rPr>
            <w:rFonts w:ascii="Times New Roman" w:hAnsi="Times New Roman" w:cs="Times New Roman"/>
            <w:sz w:val="20"/>
            <w:szCs w:val="20"/>
          </w:rPr>
          <w:t>issued by the Central Mint</w:t>
        </w:r>
      </w:ins>
      <w:ins w:id="817" w:author="TerryA" w:date="2017-01-06T09:25:00Z">
        <w:r w:rsidR="009920E6">
          <w:rPr>
            <w:rFonts w:ascii="Times New Roman" w:hAnsi="Times New Roman" w:cs="Times New Roman"/>
            <w:sz w:val="20"/>
            <w:szCs w:val="20"/>
          </w:rPr>
          <w:t xml:space="preserve"> </w:t>
        </w:r>
      </w:ins>
      <w:ins w:id="818" w:author="TerryA" w:date="2017-01-06T09:27:00Z">
        <w:r w:rsidR="00E23307">
          <w:rPr>
            <w:rFonts w:ascii="Times New Roman" w:hAnsi="Times New Roman" w:cs="Times New Roman"/>
            <w:sz w:val="20"/>
            <w:szCs w:val="20"/>
          </w:rPr>
          <w:t>after delivery</w:t>
        </w:r>
      </w:ins>
      <w:ins w:id="819" w:author="TerryA" w:date="2017-01-06T09:28:00Z">
        <w:r w:rsidR="00E23307">
          <w:rPr>
            <w:rFonts w:ascii="Times New Roman" w:hAnsi="Times New Roman" w:cs="Times New Roman"/>
            <w:sz w:val="20"/>
            <w:szCs w:val="20"/>
          </w:rPr>
          <w:t xml:space="preserve"> of </w:t>
        </w:r>
        <w:del w:id="820" w:author="Johannes Breytenbach" w:date="2017-01-20T10:59:00Z">
          <w:r w:rsidR="00E23307" w:rsidDel="00574736">
            <w:rPr>
              <w:rFonts w:ascii="Times New Roman" w:hAnsi="Times New Roman" w:cs="Times New Roman"/>
              <w:sz w:val="20"/>
              <w:szCs w:val="20"/>
            </w:rPr>
            <w:delText>silver</w:delText>
          </w:r>
        </w:del>
      </w:ins>
      <w:ins w:id="821" w:author="Johannes Breytenbach" w:date="2017-01-20T10:59:00Z">
        <w:r w:rsidR="00574736">
          <w:rPr>
            <w:rFonts w:ascii="Times New Roman" w:hAnsi="Times New Roman" w:cs="Times New Roman"/>
            <w:sz w:val="20"/>
            <w:szCs w:val="20"/>
          </w:rPr>
          <w:t>gold</w:t>
        </w:r>
      </w:ins>
      <w:ins w:id="822" w:author="TerryA" w:date="2017-01-06T09:27:00Z">
        <w:r w:rsidR="00E23307">
          <w:rPr>
            <w:rFonts w:ascii="Times New Roman" w:hAnsi="Times New Roman" w:cs="Times New Roman"/>
            <w:sz w:val="20"/>
            <w:szCs w:val="20"/>
          </w:rPr>
          <w:t xml:space="preserve"> by Company</w:t>
        </w:r>
      </w:ins>
      <w:ins w:id="823" w:author="TerryA" w:date="2017-01-06T09:28:00Z">
        <w:r w:rsidR="00E23307">
          <w:rPr>
            <w:rFonts w:ascii="Times New Roman" w:hAnsi="Times New Roman" w:cs="Times New Roman"/>
            <w:sz w:val="20"/>
            <w:szCs w:val="20"/>
          </w:rPr>
          <w:t xml:space="preserve"> – these certificates </w:t>
        </w:r>
      </w:ins>
      <w:ins w:id="824" w:author="TerryA" w:date="2017-01-06T09:27:00Z">
        <w:r w:rsidR="00E23307">
          <w:rPr>
            <w:rFonts w:ascii="Times New Roman" w:hAnsi="Times New Roman" w:cs="Times New Roman"/>
            <w:sz w:val="20"/>
            <w:szCs w:val="20"/>
          </w:rPr>
          <w:t xml:space="preserve">will </w:t>
        </w:r>
      </w:ins>
      <w:ins w:id="825" w:author="TerryA" w:date="2017-01-06T09:25:00Z">
        <w:r w:rsidR="009920E6">
          <w:rPr>
            <w:rFonts w:ascii="Times New Roman" w:hAnsi="Times New Roman" w:cs="Times New Roman"/>
            <w:sz w:val="20"/>
            <w:szCs w:val="20"/>
          </w:rPr>
          <w:t>replace the Company</w:t>
        </w:r>
      </w:ins>
      <w:ins w:id="826" w:author="TerryA" w:date="2017-01-06T09:26:00Z">
        <w:r w:rsidR="00E23307">
          <w:rPr>
            <w:rFonts w:ascii="Times New Roman" w:hAnsi="Times New Roman" w:cs="Times New Roman"/>
            <w:sz w:val="20"/>
            <w:szCs w:val="20"/>
          </w:rPr>
          <w:t>’s</w:t>
        </w:r>
      </w:ins>
      <w:ins w:id="827" w:author="TerryA" w:date="2017-01-06T09:25:00Z">
        <w:r w:rsidR="009920E6">
          <w:rPr>
            <w:rFonts w:ascii="Times New Roman" w:hAnsi="Times New Roman" w:cs="Times New Roman"/>
            <w:sz w:val="20"/>
            <w:szCs w:val="20"/>
          </w:rPr>
          <w:t xml:space="preserve"> certificates</w:t>
        </w:r>
      </w:ins>
      <w:ins w:id="828" w:author="Johannes Breytenbach" w:date="2017-01-06T11:29:00Z">
        <w:r w:rsidR="00D61A09">
          <w:rPr>
            <w:rFonts w:ascii="Times New Roman" w:hAnsi="Times New Roman" w:cs="Times New Roman"/>
            <w:sz w:val="20"/>
            <w:szCs w:val="20"/>
          </w:rPr>
          <w:t xml:space="preserve">. </w:t>
        </w:r>
      </w:ins>
      <w:ins w:id="829" w:author="TerryA" w:date="2017-01-06T09:26:00Z">
        <w:r w:rsidR="00E23307">
          <w:rPr>
            <w:rFonts w:ascii="Times New Roman" w:hAnsi="Times New Roman" w:cs="Times New Roman"/>
            <w:sz w:val="20"/>
            <w:szCs w:val="20"/>
          </w:rPr>
          <w:t xml:space="preserve">All </w:t>
        </w:r>
      </w:ins>
      <w:ins w:id="830" w:author="Johannes Breytenbach" w:date="2017-01-06T11:29:00Z">
        <w:del w:id="831" w:author="TerryA" w:date="2017-01-06T09:26:00Z">
          <w:r w:rsidR="00D61A09" w:rsidDel="00E23307">
            <w:rPr>
              <w:rFonts w:ascii="Times New Roman" w:hAnsi="Times New Roman" w:cs="Times New Roman"/>
              <w:sz w:val="20"/>
              <w:szCs w:val="20"/>
            </w:rPr>
            <w:delText xml:space="preserve">These additional </w:delText>
          </w:r>
        </w:del>
      </w:ins>
      <w:ins w:id="832" w:author="Johannes Breytenbach" w:date="2017-01-20T10:59:00Z">
        <w:r w:rsidR="00574736">
          <w:rPr>
            <w:rFonts w:ascii="Times New Roman" w:hAnsi="Times New Roman" w:cs="Times New Roman"/>
            <w:sz w:val="20"/>
            <w:szCs w:val="20"/>
          </w:rPr>
          <w:t>gold</w:t>
        </w:r>
      </w:ins>
      <w:ins w:id="833" w:author="Johannes Breytenbach" w:date="2017-01-06T11:29:00Z">
        <w:r w:rsidR="00D61A09">
          <w:rPr>
            <w:rFonts w:ascii="Times New Roman" w:hAnsi="Times New Roman" w:cs="Times New Roman"/>
            <w:sz w:val="20"/>
            <w:szCs w:val="20"/>
          </w:rPr>
          <w:t xml:space="preserve"> certificates will </w:t>
        </w:r>
        <w:del w:id="834" w:author="TerryA" w:date="2017-01-06T09:27:00Z">
          <w:r w:rsidR="00D61A09" w:rsidDel="00E23307">
            <w:rPr>
              <w:rFonts w:ascii="Times New Roman" w:hAnsi="Times New Roman" w:cs="Times New Roman"/>
              <w:sz w:val="20"/>
              <w:szCs w:val="20"/>
            </w:rPr>
            <w:delText xml:space="preserve">also </w:delText>
          </w:r>
        </w:del>
        <w:r w:rsidR="00D61A09">
          <w:rPr>
            <w:rFonts w:ascii="Times New Roman" w:hAnsi="Times New Roman" w:cs="Times New Roman"/>
            <w:sz w:val="20"/>
            <w:szCs w:val="20"/>
          </w:rPr>
          <w:t xml:space="preserve">be </w:t>
        </w:r>
      </w:ins>
      <w:ins w:id="835" w:author="TerryA" w:date="2017-01-06T09:27:00Z">
        <w:r w:rsidR="00E23307">
          <w:rPr>
            <w:rFonts w:ascii="Times New Roman" w:hAnsi="Times New Roman" w:cs="Times New Roman"/>
            <w:sz w:val="20"/>
            <w:szCs w:val="20"/>
          </w:rPr>
          <w:t xml:space="preserve">maintained and recorded </w:t>
        </w:r>
      </w:ins>
      <w:ins w:id="836" w:author="Johannes Breytenbach" w:date="2017-01-06T11:29:00Z">
        <w:del w:id="837" w:author="TerryA" w:date="2017-01-06T09:27:00Z">
          <w:r w:rsidR="00D61A09" w:rsidDel="00E23307">
            <w:rPr>
              <w:rFonts w:ascii="Times New Roman" w:hAnsi="Times New Roman" w:cs="Times New Roman"/>
              <w:sz w:val="20"/>
              <w:szCs w:val="20"/>
            </w:rPr>
            <w:delText xml:space="preserve">kept in escrow </w:delText>
          </w:r>
        </w:del>
        <w:r w:rsidR="00D61A09">
          <w:rPr>
            <w:rFonts w:ascii="Times New Roman" w:hAnsi="Times New Roman" w:cs="Times New Roman"/>
            <w:sz w:val="20"/>
            <w:szCs w:val="20"/>
          </w:rPr>
          <w:t xml:space="preserve">by the </w:t>
        </w:r>
        <w:del w:id="838" w:author="TerryA" w:date="2017-01-06T09:25:00Z">
          <w:r w:rsidR="00D61A09" w:rsidDel="009920E6">
            <w:rPr>
              <w:rFonts w:ascii="Times New Roman" w:hAnsi="Times New Roman" w:cs="Times New Roman"/>
              <w:sz w:val="20"/>
              <w:szCs w:val="20"/>
            </w:rPr>
            <w:delText xml:space="preserve">relevant </w:delText>
          </w:r>
        </w:del>
        <w:r w:rsidR="00D61A09">
          <w:rPr>
            <w:rFonts w:ascii="Times New Roman" w:hAnsi="Times New Roman" w:cs="Times New Roman"/>
            <w:sz w:val="20"/>
            <w:szCs w:val="20"/>
          </w:rPr>
          <w:t xml:space="preserve">appointed escrow agent. </w:t>
        </w:r>
      </w:ins>
    </w:p>
    <w:p w14:paraId="3CADE7D7" w14:textId="77777777" w:rsidR="00D61A09" w:rsidRDefault="00D61A09">
      <w:pPr>
        <w:pStyle w:val="PlainText"/>
        <w:ind w:left="410"/>
        <w:rPr>
          <w:ins w:id="839" w:author="Johannes Breytenbach" w:date="2017-01-06T11:30:00Z"/>
          <w:rFonts w:ascii="Times New Roman" w:hAnsi="Times New Roman" w:cs="Times New Roman"/>
          <w:sz w:val="20"/>
          <w:szCs w:val="20"/>
        </w:rPr>
        <w:pPrChange w:id="840" w:author="Johannes Breytenbach" w:date="2017-01-06T11:37:00Z">
          <w:pPr>
            <w:pStyle w:val="PlainText"/>
            <w:numPr>
              <w:numId w:val="10"/>
            </w:numPr>
            <w:ind w:left="770" w:hanging="360"/>
          </w:pPr>
        </w:pPrChange>
      </w:pPr>
    </w:p>
    <w:p w14:paraId="76A3EC4F" w14:textId="77777777" w:rsidR="00D61A09" w:rsidRDefault="00D61A09">
      <w:pPr>
        <w:pStyle w:val="PlainText"/>
        <w:ind w:left="410"/>
        <w:jc w:val="both"/>
        <w:rPr>
          <w:ins w:id="841" w:author="Johannes Breytenbach" w:date="2017-01-06T11:30:00Z"/>
          <w:rFonts w:ascii="Times New Roman" w:hAnsi="Times New Roman" w:cs="Times New Roman"/>
          <w:sz w:val="20"/>
          <w:szCs w:val="20"/>
        </w:rPr>
        <w:pPrChange w:id="842" w:author="Johannes Breytenbach" w:date="2017-01-06T11:30:00Z">
          <w:pPr>
            <w:pStyle w:val="PlainText"/>
            <w:numPr>
              <w:numId w:val="10"/>
            </w:numPr>
            <w:ind w:left="770" w:hanging="360"/>
            <w:jc w:val="both"/>
          </w:pPr>
        </w:pPrChange>
      </w:pPr>
      <w:ins w:id="843" w:author="Johannes Breytenbach" w:date="2017-01-06T11:30:00Z">
        <w:r>
          <w:rPr>
            <w:rFonts w:ascii="Times New Roman" w:hAnsi="Times New Roman" w:cs="Times New Roman"/>
            <w:sz w:val="20"/>
            <w:szCs w:val="20"/>
          </w:rPr>
          <w:t>OZcoin</w:t>
        </w:r>
      </w:ins>
      <w:ins w:id="844" w:author="Johannes Breytenbach" w:date="2017-01-10T17:25:00Z">
        <w:r w:rsidR="00F30C01">
          <w:rPr>
            <w:rFonts w:ascii="Times New Roman" w:hAnsi="Times New Roman" w:cs="Times New Roman"/>
            <w:sz w:val="20"/>
            <w:szCs w:val="20"/>
          </w:rPr>
          <w:t>s</w:t>
        </w:r>
      </w:ins>
      <w:ins w:id="845" w:author="Johannes Breytenbach" w:date="2017-01-06T11:30:00Z">
        <w:r>
          <w:rPr>
            <w:rFonts w:ascii="Times New Roman" w:hAnsi="Times New Roman" w:cs="Times New Roman"/>
            <w:sz w:val="20"/>
            <w:szCs w:val="20"/>
          </w:rPr>
          <w:t xml:space="preserve"> are accessed</w:t>
        </w:r>
      </w:ins>
      <w:ins w:id="846" w:author="Johannes Breytenbach" w:date="2017-01-06T11:41:00Z">
        <w:r w:rsidR="004741FF">
          <w:rPr>
            <w:rFonts w:ascii="Times New Roman" w:hAnsi="Times New Roman" w:cs="Times New Roman"/>
            <w:sz w:val="20"/>
            <w:szCs w:val="20"/>
          </w:rPr>
          <w:t xml:space="preserve"> in </w:t>
        </w:r>
        <w:del w:id="847" w:author="TerryA" w:date="2017-01-08T09:54:00Z">
          <w:r w:rsidR="004741FF" w:rsidDel="001C698B">
            <w:rPr>
              <w:rFonts w:ascii="Times New Roman" w:hAnsi="Times New Roman" w:cs="Times New Roman"/>
              <w:sz w:val="20"/>
              <w:szCs w:val="20"/>
            </w:rPr>
            <w:delText>Ethereum</w:delText>
          </w:r>
        </w:del>
      </w:ins>
      <w:ins w:id="848" w:author="TerryA" w:date="2017-01-08T09:54:00Z">
        <w:r w:rsidR="001C698B">
          <w:rPr>
            <w:rFonts w:ascii="Times New Roman" w:hAnsi="Times New Roman" w:cs="Times New Roman"/>
            <w:sz w:val="20"/>
            <w:szCs w:val="20"/>
          </w:rPr>
          <w:t>3rd Gen. blockchain</w:t>
        </w:r>
      </w:ins>
      <w:ins w:id="849" w:author="Johannes Breytenbach" w:date="2017-01-06T11:41:00Z">
        <w:r w:rsidR="004741FF">
          <w:rPr>
            <w:rFonts w:ascii="Times New Roman" w:hAnsi="Times New Roman" w:cs="Times New Roman"/>
            <w:sz w:val="20"/>
            <w:szCs w:val="20"/>
          </w:rPr>
          <w:t xml:space="preserve"> accounts</w:t>
        </w:r>
      </w:ins>
      <w:ins w:id="850" w:author="Johannes Breytenbach" w:date="2017-01-06T11:30:00Z">
        <w:r>
          <w:rPr>
            <w:rFonts w:ascii="Times New Roman" w:hAnsi="Times New Roman" w:cs="Times New Roman"/>
            <w:sz w:val="20"/>
            <w:szCs w:val="20"/>
          </w:rPr>
          <w:t xml:space="preserve"> via specified </w:t>
        </w:r>
        <w:del w:id="851" w:author="TerryA" w:date="2017-01-08T09:54:00Z">
          <w:r w:rsidDel="001C698B">
            <w:rPr>
              <w:rFonts w:ascii="Times New Roman" w:hAnsi="Times New Roman" w:cs="Times New Roman"/>
              <w:sz w:val="20"/>
              <w:szCs w:val="20"/>
            </w:rPr>
            <w:delText>Ethereum</w:delText>
          </w:r>
        </w:del>
      </w:ins>
      <w:ins w:id="852" w:author="TerryA" w:date="2017-01-08T09:54:00Z">
        <w:r w:rsidR="001C698B">
          <w:rPr>
            <w:rFonts w:ascii="Times New Roman" w:hAnsi="Times New Roman" w:cs="Times New Roman"/>
            <w:sz w:val="20"/>
            <w:szCs w:val="20"/>
          </w:rPr>
          <w:t>3rd Gen. blockchain</w:t>
        </w:r>
      </w:ins>
      <w:ins w:id="853" w:author="Johannes Breytenbach" w:date="2017-01-06T11:30:00Z">
        <w:r>
          <w:rPr>
            <w:rFonts w:ascii="Times New Roman" w:hAnsi="Times New Roman" w:cs="Times New Roman"/>
            <w:sz w:val="20"/>
            <w:szCs w:val="20"/>
          </w:rPr>
          <w:t xml:space="preserve"> </w:t>
        </w:r>
        <w:del w:id="854" w:author="TerryA" w:date="2017-01-08T09:54:00Z">
          <w:r w:rsidDel="001C698B">
            <w:rPr>
              <w:rFonts w:ascii="Times New Roman" w:hAnsi="Times New Roman" w:cs="Times New Roman"/>
              <w:sz w:val="20"/>
              <w:szCs w:val="20"/>
            </w:rPr>
            <w:delText xml:space="preserve">compatible </w:delText>
          </w:r>
        </w:del>
        <w:r>
          <w:rPr>
            <w:rFonts w:ascii="Times New Roman" w:hAnsi="Times New Roman" w:cs="Times New Roman"/>
            <w:sz w:val="20"/>
            <w:szCs w:val="20"/>
          </w:rPr>
          <w:t>wallets.</w:t>
        </w:r>
        <w:r w:rsidRPr="009C0CC1">
          <w:rPr>
            <w:rFonts w:ascii="Times New Roman" w:hAnsi="Times New Roman" w:cs="Times New Roman"/>
            <w:sz w:val="20"/>
            <w:szCs w:val="20"/>
          </w:rPr>
          <w:t xml:space="preserve"> </w:t>
        </w:r>
      </w:ins>
    </w:p>
    <w:p w14:paraId="09AD89C4" w14:textId="77777777" w:rsidR="00D61A09" w:rsidDel="00E23307" w:rsidRDefault="00D61A09">
      <w:pPr>
        <w:pStyle w:val="PlainText"/>
        <w:rPr>
          <w:ins w:id="855" w:author="Johannes Breytenbach" w:date="2017-01-06T11:29:00Z"/>
          <w:del w:id="856" w:author="TerryA" w:date="2017-01-06T09:28:00Z"/>
          <w:rFonts w:ascii="Times New Roman" w:hAnsi="Times New Roman" w:cs="Times New Roman"/>
          <w:sz w:val="20"/>
          <w:szCs w:val="20"/>
        </w:rPr>
        <w:pPrChange w:id="857" w:author="Johannes Breytenbach" w:date="2017-01-06T11:30:00Z">
          <w:pPr>
            <w:pStyle w:val="PlainText"/>
            <w:numPr>
              <w:numId w:val="10"/>
            </w:numPr>
            <w:ind w:left="770" w:hanging="360"/>
          </w:pPr>
        </w:pPrChange>
      </w:pPr>
    </w:p>
    <w:p w14:paraId="618AC971" w14:textId="77777777" w:rsidR="00D61A09" w:rsidRPr="009C0CC1" w:rsidDel="00E23307" w:rsidRDefault="00D61A09" w:rsidP="00EC2686">
      <w:pPr>
        <w:pStyle w:val="PlainText"/>
        <w:jc w:val="both"/>
        <w:rPr>
          <w:del w:id="858" w:author="TerryA" w:date="2017-01-06T09:28:00Z"/>
          <w:rFonts w:ascii="Times New Roman" w:hAnsi="Times New Roman" w:cs="Times New Roman"/>
          <w:sz w:val="20"/>
          <w:szCs w:val="20"/>
        </w:rPr>
      </w:pPr>
    </w:p>
    <w:p w14:paraId="245ED875" w14:textId="77777777" w:rsidR="002C03A2" w:rsidRPr="009C0CC1" w:rsidRDefault="002C03A2" w:rsidP="0007411D">
      <w:pPr>
        <w:pStyle w:val="PlainText"/>
        <w:rPr>
          <w:rFonts w:ascii="Times New Roman" w:hAnsi="Times New Roman" w:cs="Times New Roman"/>
          <w:sz w:val="20"/>
          <w:szCs w:val="20"/>
        </w:rPr>
      </w:pPr>
    </w:p>
    <w:p w14:paraId="65A2C343" w14:textId="77777777" w:rsidR="002C03A2" w:rsidRPr="00EC2686" w:rsidRDefault="002C03A2">
      <w:pPr>
        <w:pStyle w:val="Heading1"/>
        <w:pPrChange w:id="859" w:author="Johannes Breytenbach" w:date="2017-01-07T12:09:00Z">
          <w:pPr>
            <w:pStyle w:val="PlainText"/>
            <w:jc w:val="center"/>
          </w:pPr>
        </w:pPrChange>
      </w:pPr>
      <w:bookmarkStart w:id="860" w:name="_Toc474766668"/>
      <w:r w:rsidRPr="00EC2686">
        <w:t>Key Processes</w:t>
      </w:r>
      <w:bookmarkEnd w:id="860"/>
    </w:p>
    <w:p w14:paraId="3029DB79" w14:textId="77777777" w:rsidR="002C03A2" w:rsidRPr="009C0CC1" w:rsidDel="00D734D0" w:rsidRDefault="002C03A2" w:rsidP="0007411D">
      <w:pPr>
        <w:pStyle w:val="PlainText"/>
        <w:rPr>
          <w:del w:id="861" w:author="Johannes Breytenbach" w:date="2017-01-09T06:23:00Z"/>
          <w:rFonts w:ascii="Times New Roman" w:hAnsi="Times New Roman" w:cs="Times New Roman"/>
          <w:sz w:val="20"/>
          <w:szCs w:val="20"/>
        </w:rPr>
      </w:pPr>
    </w:p>
    <w:p w14:paraId="50D58DA5" w14:textId="77777777" w:rsidR="00253770" w:rsidRDefault="002C03A2" w:rsidP="00F95046">
      <w:pPr>
        <w:pStyle w:val="PlainText"/>
        <w:jc w:val="both"/>
        <w:rPr>
          <w:ins w:id="862" w:author="Johannes Breytenbach" w:date="2017-01-06T21:00:00Z"/>
          <w:rFonts w:ascii="Times New Roman" w:hAnsi="Times New Roman" w:cs="Times New Roman"/>
          <w:sz w:val="20"/>
          <w:szCs w:val="20"/>
        </w:rPr>
      </w:pPr>
      <w:r w:rsidRPr="009C0CC1">
        <w:rPr>
          <w:rFonts w:ascii="Times New Roman" w:hAnsi="Times New Roman" w:cs="Times New Roman"/>
          <w:sz w:val="20"/>
          <w:szCs w:val="20"/>
        </w:rPr>
        <w:t xml:space="preserve">There are </w:t>
      </w:r>
      <w:del w:id="863" w:author="Johannes Breytenbach" w:date="2017-01-07T09:15:00Z">
        <w:r w:rsidR="001037D9" w:rsidRPr="009C0CC1" w:rsidDel="00461134">
          <w:rPr>
            <w:rFonts w:ascii="Times New Roman" w:hAnsi="Times New Roman" w:cs="Times New Roman"/>
            <w:sz w:val="20"/>
            <w:szCs w:val="20"/>
          </w:rPr>
          <w:delText xml:space="preserve">THREE </w:delText>
        </w:r>
      </w:del>
      <w:ins w:id="864" w:author="Johannes Breytenbach" w:date="2017-01-09T06:22:00Z">
        <w:r w:rsidR="00D734D0">
          <w:rPr>
            <w:rFonts w:ascii="Times New Roman" w:hAnsi="Times New Roman" w:cs="Times New Roman"/>
            <w:sz w:val="20"/>
            <w:szCs w:val="20"/>
          </w:rPr>
          <w:t>FIVE</w:t>
        </w:r>
      </w:ins>
      <w:ins w:id="865" w:author="Johannes Breytenbach" w:date="2017-01-07T09:15:00Z">
        <w:r w:rsidR="00461134" w:rsidRPr="009C0CC1">
          <w:rPr>
            <w:rFonts w:ascii="Times New Roman" w:hAnsi="Times New Roman" w:cs="Times New Roman"/>
            <w:sz w:val="20"/>
            <w:szCs w:val="20"/>
          </w:rPr>
          <w:t xml:space="preserve"> </w:t>
        </w:r>
      </w:ins>
      <w:r w:rsidRPr="009C0CC1">
        <w:rPr>
          <w:rFonts w:ascii="Times New Roman" w:hAnsi="Times New Roman" w:cs="Times New Roman"/>
          <w:sz w:val="20"/>
          <w:szCs w:val="20"/>
        </w:rPr>
        <w:t xml:space="preserve">modular processes that </w:t>
      </w:r>
      <w:ins w:id="866" w:author="Johannes Breytenbach" w:date="2017-01-06T10:31:00Z">
        <w:r w:rsidR="00947A0C">
          <w:rPr>
            <w:rFonts w:ascii="Times New Roman" w:hAnsi="Times New Roman" w:cs="Times New Roman"/>
            <w:sz w:val="20"/>
            <w:szCs w:val="20"/>
          </w:rPr>
          <w:t xml:space="preserve">the </w:t>
        </w:r>
      </w:ins>
      <w:r w:rsidR="00B946DB">
        <w:rPr>
          <w:rFonts w:ascii="Times New Roman" w:hAnsi="Times New Roman" w:cs="Times New Roman"/>
          <w:sz w:val="20"/>
          <w:szCs w:val="20"/>
        </w:rPr>
        <w:t xml:space="preserve">OZcoin </w:t>
      </w:r>
      <w:r w:rsidR="00B946DB" w:rsidRPr="009C0CC1">
        <w:rPr>
          <w:rFonts w:ascii="Times New Roman" w:hAnsi="Times New Roman" w:cs="Times New Roman"/>
          <w:sz w:val="20"/>
          <w:szCs w:val="20"/>
        </w:rPr>
        <w:t>Platform</w:t>
      </w:r>
      <w:r w:rsidR="00B946DB">
        <w:rPr>
          <w:rFonts w:ascii="Times New Roman" w:hAnsi="Times New Roman" w:cs="Times New Roman"/>
          <w:sz w:val="20"/>
          <w:szCs w:val="20"/>
        </w:rPr>
        <w:t xml:space="preserve"> </w:t>
      </w:r>
      <w:r w:rsidRPr="009C0CC1">
        <w:rPr>
          <w:rFonts w:ascii="Times New Roman" w:hAnsi="Times New Roman" w:cs="Times New Roman"/>
          <w:sz w:val="20"/>
          <w:szCs w:val="20"/>
        </w:rPr>
        <w:t>uses to provide</w:t>
      </w:r>
      <w:del w:id="867" w:author="Johannes Breytenbach" w:date="2017-01-06T20:57:00Z">
        <w:r w:rsidRPr="009C0CC1" w:rsidDel="001A6249">
          <w:rPr>
            <w:rFonts w:ascii="Times New Roman" w:hAnsi="Times New Roman" w:cs="Times New Roman"/>
            <w:sz w:val="20"/>
            <w:szCs w:val="20"/>
          </w:rPr>
          <w:delText xml:space="preserve"> a</w:delText>
        </w:r>
      </w:del>
      <w:r w:rsidRPr="009C0CC1">
        <w:rPr>
          <w:rFonts w:ascii="Times New Roman" w:hAnsi="Times New Roman" w:cs="Times New Roman"/>
          <w:sz w:val="20"/>
          <w:szCs w:val="20"/>
        </w:rPr>
        <w:t xml:space="preserve"> proof of existence and fungibility for </w:t>
      </w:r>
      <w:del w:id="868" w:author="Johannes Breytenbach" w:date="2017-01-06T10:31:00Z">
        <w:r w:rsidR="001037D9" w:rsidRPr="009C0CC1" w:rsidDel="00D67D8D">
          <w:rPr>
            <w:rFonts w:ascii="Times New Roman" w:hAnsi="Times New Roman" w:cs="Times New Roman"/>
            <w:sz w:val="20"/>
            <w:szCs w:val="20"/>
          </w:rPr>
          <w:delText xml:space="preserve">an </w:delText>
        </w:r>
      </w:del>
      <w:ins w:id="869" w:author="Johannes Breytenbach" w:date="2017-01-06T10:31:00Z">
        <w:r w:rsidR="00D67D8D">
          <w:rPr>
            <w:rFonts w:ascii="Times New Roman" w:hAnsi="Times New Roman" w:cs="Times New Roman"/>
            <w:sz w:val="20"/>
            <w:szCs w:val="20"/>
          </w:rPr>
          <w:t>the</w:t>
        </w:r>
        <w:r w:rsidR="00D67D8D" w:rsidRPr="009C0CC1">
          <w:rPr>
            <w:rFonts w:ascii="Times New Roman" w:hAnsi="Times New Roman" w:cs="Times New Roman"/>
            <w:sz w:val="20"/>
            <w:szCs w:val="20"/>
          </w:rPr>
          <w:t xml:space="preserve"> </w:t>
        </w:r>
      </w:ins>
      <w:r w:rsidR="001037D9" w:rsidRPr="009C0CC1">
        <w:rPr>
          <w:rFonts w:ascii="Times New Roman" w:hAnsi="Times New Roman" w:cs="Times New Roman"/>
          <w:sz w:val="20"/>
          <w:szCs w:val="20"/>
        </w:rPr>
        <w:t>asset</w:t>
      </w:r>
      <w:ins w:id="870" w:author="Johannes Breytenbach" w:date="2017-01-06T10:31:00Z">
        <w:r w:rsidR="00D67D8D">
          <w:rPr>
            <w:rFonts w:ascii="Times New Roman" w:hAnsi="Times New Roman" w:cs="Times New Roman"/>
            <w:sz w:val="20"/>
            <w:szCs w:val="20"/>
          </w:rPr>
          <w:t>s in question</w:t>
        </w:r>
      </w:ins>
      <w:ins w:id="871" w:author="Johannes Breytenbach" w:date="2017-01-06T11:43:00Z">
        <w:r w:rsidR="0076314D">
          <w:rPr>
            <w:rFonts w:ascii="Times New Roman" w:hAnsi="Times New Roman" w:cs="Times New Roman"/>
            <w:sz w:val="20"/>
            <w:szCs w:val="20"/>
          </w:rPr>
          <w:t xml:space="preserve"> and to </w:t>
        </w:r>
      </w:ins>
      <w:ins w:id="872" w:author="Johannes Breytenbach" w:date="2017-01-06T11:47:00Z">
        <w:r w:rsidR="007F44BA">
          <w:rPr>
            <w:rFonts w:ascii="Times New Roman" w:hAnsi="Times New Roman" w:cs="Times New Roman"/>
            <w:sz w:val="20"/>
            <w:szCs w:val="20"/>
          </w:rPr>
          <w:t xml:space="preserve">ensure </w:t>
        </w:r>
      </w:ins>
      <w:ins w:id="873" w:author="Johannes Breytenbach" w:date="2017-01-06T20:56:00Z">
        <w:r w:rsidR="001A6249">
          <w:rPr>
            <w:rFonts w:ascii="Times New Roman" w:hAnsi="Times New Roman" w:cs="Times New Roman"/>
            <w:sz w:val="20"/>
            <w:szCs w:val="20"/>
          </w:rPr>
          <w:t>compliance</w:t>
        </w:r>
      </w:ins>
      <w:ins w:id="874" w:author="Johannes Breytenbach" w:date="2017-01-06T11:43:00Z">
        <w:r w:rsidR="0076314D">
          <w:rPr>
            <w:rFonts w:ascii="Times New Roman" w:hAnsi="Times New Roman" w:cs="Times New Roman"/>
            <w:sz w:val="20"/>
            <w:szCs w:val="20"/>
          </w:rPr>
          <w:t xml:space="preserve"> </w:t>
        </w:r>
      </w:ins>
      <w:ins w:id="875" w:author="Johannes Breytenbach" w:date="2017-01-06T11:47:00Z">
        <w:r w:rsidR="007F44BA">
          <w:rPr>
            <w:rFonts w:ascii="Times New Roman" w:hAnsi="Times New Roman" w:cs="Times New Roman"/>
            <w:sz w:val="20"/>
            <w:szCs w:val="20"/>
          </w:rPr>
          <w:t>of the OZcoin Platform with</w:t>
        </w:r>
      </w:ins>
      <w:ins w:id="876" w:author="Johannes Breytenbach" w:date="2017-01-06T11:43:00Z">
        <w:r w:rsidR="0076314D">
          <w:rPr>
            <w:rFonts w:ascii="Times New Roman" w:hAnsi="Times New Roman" w:cs="Times New Roman"/>
            <w:sz w:val="20"/>
            <w:szCs w:val="20"/>
          </w:rPr>
          <w:t xml:space="preserve"> possible future </w:t>
        </w:r>
      </w:ins>
      <w:ins w:id="877" w:author="Johannes Breytenbach" w:date="2017-01-06T11:47:00Z">
        <w:r w:rsidR="002B1CD7">
          <w:rPr>
            <w:rFonts w:ascii="Times New Roman" w:hAnsi="Times New Roman" w:cs="Times New Roman"/>
            <w:sz w:val="20"/>
            <w:szCs w:val="20"/>
          </w:rPr>
          <w:t>international and US cry</w:t>
        </w:r>
        <w:r w:rsidR="007F44BA">
          <w:rPr>
            <w:rFonts w:ascii="Times New Roman" w:hAnsi="Times New Roman" w:cs="Times New Roman"/>
            <w:sz w:val="20"/>
            <w:szCs w:val="20"/>
          </w:rPr>
          <w:t>ptocurrency</w:t>
        </w:r>
      </w:ins>
      <w:ins w:id="878" w:author="Johannes Breytenbach" w:date="2017-01-06T11:43:00Z">
        <w:r w:rsidR="0076314D">
          <w:rPr>
            <w:rFonts w:ascii="Times New Roman" w:hAnsi="Times New Roman" w:cs="Times New Roman"/>
            <w:sz w:val="20"/>
            <w:szCs w:val="20"/>
          </w:rPr>
          <w:t xml:space="preserve"> regulations</w:t>
        </w:r>
      </w:ins>
      <w:del w:id="879" w:author="Johannes Breytenbach" w:date="2017-01-06T10:31:00Z">
        <w:r w:rsidR="001037D9" w:rsidRPr="009C0CC1" w:rsidDel="00D67D8D">
          <w:rPr>
            <w:rFonts w:ascii="Times New Roman" w:hAnsi="Times New Roman" w:cs="Times New Roman"/>
            <w:sz w:val="20"/>
            <w:szCs w:val="20"/>
          </w:rPr>
          <w:delText>,</w:delText>
        </w:r>
      </w:del>
      <w:ins w:id="880" w:author="Johannes Breytenbach" w:date="2017-01-06T10:31:00Z">
        <w:r w:rsidR="00D67D8D">
          <w:rPr>
            <w:rFonts w:ascii="Times New Roman" w:hAnsi="Times New Roman" w:cs="Times New Roman"/>
            <w:sz w:val="20"/>
            <w:szCs w:val="20"/>
          </w:rPr>
          <w:t>.</w:t>
        </w:r>
      </w:ins>
      <w:r w:rsidR="001037D9" w:rsidRPr="009C0CC1">
        <w:rPr>
          <w:rFonts w:ascii="Times New Roman" w:hAnsi="Times New Roman" w:cs="Times New Roman"/>
          <w:sz w:val="20"/>
          <w:szCs w:val="20"/>
        </w:rPr>
        <w:t xml:space="preserve"> </w:t>
      </w:r>
    </w:p>
    <w:p w14:paraId="2BA7C0DE" w14:textId="77777777" w:rsidR="00253770" w:rsidRDefault="00253770" w:rsidP="00F95046">
      <w:pPr>
        <w:pStyle w:val="PlainText"/>
        <w:jc w:val="both"/>
        <w:rPr>
          <w:ins w:id="881" w:author="Johannes Breytenbach" w:date="2017-01-06T21:00:00Z"/>
          <w:rFonts w:ascii="Times New Roman" w:hAnsi="Times New Roman" w:cs="Times New Roman"/>
          <w:sz w:val="20"/>
          <w:szCs w:val="20"/>
        </w:rPr>
      </w:pPr>
    </w:p>
    <w:p w14:paraId="5D9EDAE4" w14:textId="77777777" w:rsidR="00253770" w:rsidRDefault="00253770">
      <w:pPr>
        <w:pStyle w:val="PlainText"/>
        <w:numPr>
          <w:ilvl w:val="0"/>
          <w:numId w:val="11"/>
        </w:numPr>
        <w:spacing w:line="276" w:lineRule="auto"/>
        <w:jc w:val="both"/>
        <w:rPr>
          <w:ins w:id="882" w:author="Johannes Breytenbach" w:date="2017-01-06T21:03:00Z"/>
          <w:rFonts w:ascii="Times New Roman" w:hAnsi="Times New Roman" w:cs="Times New Roman"/>
          <w:sz w:val="20"/>
          <w:szCs w:val="20"/>
        </w:rPr>
        <w:pPrChange w:id="883" w:author="Johannes Breytenbach" w:date="2017-01-06T21:06:00Z">
          <w:pPr>
            <w:pStyle w:val="PlainText"/>
            <w:jc w:val="both"/>
          </w:pPr>
        </w:pPrChange>
      </w:pPr>
      <w:ins w:id="884" w:author="Johannes Breytenbach" w:date="2017-01-06T21:00:00Z">
        <w:r>
          <w:rPr>
            <w:rFonts w:ascii="Times New Roman" w:hAnsi="Times New Roman" w:cs="Times New Roman"/>
            <w:sz w:val="20"/>
            <w:szCs w:val="20"/>
          </w:rPr>
          <w:t>The</w:t>
        </w:r>
      </w:ins>
      <w:ins w:id="885" w:author="Johannes Breytenbach" w:date="2017-01-06T11:45:00Z">
        <w:r w:rsidR="0076314D">
          <w:rPr>
            <w:rFonts w:ascii="Times New Roman" w:hAnsi="Times New Roman" w:cs="Times New Roman"/>
            <w:sz w:val="20"/>
            <w:szCs w:val="20"/>
          </w:rPr>
          <w:t xml:space="preserve"> </w:t>
        </w:r>
      </w:ins>
      <w:ins w:id="886" w:author="Johannes Breytenbach" w:date="2017-01-06T11:46:00Z">
        <w:r w:rsidR="0076314D">
          <w:rPr>
            <w:rFonts w:ascii="Times New Roman" w:hAnsi="Times New Roman" w:cs="Times New Roman"/>
            <w:sz w:val="20"/>
            <w:szCs w:val="20"/>
          </w:rPr>
          <w:t>Proof of Assets</w:t>
        </w:r>
      </w:ins>
      <w:ins w:id="887" w:author="Johannes Breytenbach" w:date="2017-01-06T20:59:00Z">
        <w:r w:rsidR="001A6249">
          <w:rPr>
            <w:rFonts w:ascii="Times New Roman" w:hAnsi="Times New Roman" w:cs="Times New Roman"/>
            <w:sz w:val="20"/>
            <w:szCs w:val="20"/>
          </w:rPr>
          <w:t xml:space="preserve"> </w:t>
        </w:r>
      </w:ins>
      <w:ins w:id="888" w:author="Johannes Breytenbach" w:date="2017-01-11T11:50:00Z">
        <w:r w:rsidR="00E83EFD">
          <w:rPr>
            <w:rFonts w:ascii="Times New Roman" w:hAnsi="Times New Roman" w:cs="Times New Roman"/>
            <w:sz w:val="20"/>
            <w:szCs w:val="20"/>
          </w:rPr>
          <w:t xml:space="preserve">(PoA) </w:t>
        </w:r>
      </w:ins>
      <w:ins w:id="889" w:author="Johannes Breytenbach" w:date="2017-01-06T20:59:00Z">
        <w:r w:rsidR="001A6249">
          <w:rPr>
            <w:rFonts w:ascii="Times New Roman" w:hAnsi="Times New Roman" w:cs="Times New Roman"/>
            <w:sz w:val="20"/>
            <w:szCs w:val="20"/>
          </w:rPr>
          <w:t>Verification</w:t>
        </w:r>
      </w:ins>
      <w:ins w:id="890" w:author="Johannes Breytenbach" w:date="2017-01-06T11:46:00Z">
        <w:r w:rsidR="0076314D">
          <w:rPr>
            <w:rFonts w:ascii="Times New Roman" w:hAnsi="Times New Roman" w:cs="Times New Roman"/>
            <w:sz w:val="20"/>
            <w:szCs w:val="20"/>
          </w:rPr>
          <w:t xml:space="preserve"> </w:t>
        </w:r>
      </w:ins>
      <w:ins w:id="891" w:author="Johannes Breytenbach" w:date="2017-01-06T21:00:00Z">
        <w:r>
          <w:rPr>
            <w:rFonts w:ascii="Times New Roman" w:hAnsi="Times New Roman" w:cs="Times New Roman"/>
            <w:sz w:val="20"/>
            <w:szCs w:val="20"/>
          </w:rPr>
          <w:t>process.</w:t>
        </w:r>
      </w:ins>
    </w:p>
    <w:p w14:paraId="3240394A" w14:textId="77777777" w:rsidR="00253770" w:rsidRDefault="00253770">
      <w:pPr>
        <w:pStyle w:val="PlainText"/>
        <w:numPr>
          <w:ilvl w:val="1"/>
          <w:numId w:val="11"/>
        </w:numPr>
        <w:spacing w:line="276" w:lineRule="auto"/>
        <w:jc w:val="both"/>
        <w:rPr>
          <w:ins w:id="892" w:author="Johannes Breytenbach" w:date="2017-01-06T21:01:00Z"/>
          <w:rFonts w:ascii="Times New Roman" w:hAnsi="Times New Roman" w:cs="Times New Roman"/>
          <w:sz w:val="20"/>
          <w:szCs w:val="20"/>
        </w:rPr>
        <w:pPrChange w:id="893" w:author="Johannes Breytenbach" w:date="2017-01-06T21:06:00Z">
          <w:pPr>
            <w:pStyle w:val="PlainText"/>
            <w:jc w:val="both"/>
          </w:pPr>
        </w:pPrChange>
      </w:pPr>
      <w:ins w:id="894" w:author="Johannes Breytenbach" w:date="2017-01-06T21:03:00Z">
        <w:r>
          <w:rPr>
            <w:rFonts w:ascii="Times New Roman" w:hAnsi="Times New Roman" w:cs="Times New Roman"/>
            <w:sz w:val="20"/>
            <w:szCs w:val="20"/>
          </w:rPr>
          <w:t>The auditing process is a sub-part of the</w:t>
        </w:r>
      </w:ins>
      <w:ins w:id="895" w:author="Johannes Breytenbach" w:date="2017-01-06T21:04:00Z">
        <w:r>
          <w:rPr>
            <w:rFonts w:ascii="Times New Roman" w:hAnsi="Times New Roman" w:cs="Times New Roman"/>
            <w:sz w:val="20"/>
            <w:szCs w:val="20"/>
          </w:rPr>
          <w:t xml:space="preserve"> Proof of</w:t>
        </w:r>
      </w:ins>
      <w:ins w:id="896" w:author="Johannes Breytenbach" w:date="2017-01-06T21:03:00Z">
        <w:r>
          <w:rPr>
            <w:rFonts w:ascii="Times New Roman" w:hAnsi="Times New Roman" w:cs="Times New Roman"/>
            <w:sz w:val="20"/>
            <w:szCs w:val="20"/>
          </w:rPr>
          <w:t xml:space="preserve"> Asset</w:t>
        </w:r>
      </w:ins>
      <w:ins w:id="897" w:author="Johannes Breytenbach" w:date="2017-01-06T21:04:00Z">
        <w:r w:rsidR="002B1CD7">
          <w:rPr>
            <w:rFonts w:ascii="Times New Roman" w:hAnsi="Times New Roman" w:cs="Times New Roman"/>
            <w:sz w:val="20"/>
            <w:szCs w:val="20"/>
          </w:rPr>
          <w:t xml:space="preserve"> Verification P</w:t>
        </w:r>
        <w:r>
          <w:rPr>
            <w:rFonts w:ascii="Times New Roman" w:hAnsi="Times New Roman" w:cs="Times New Roman"/>
            <w:sz w:val="20"/>
            <w:szCs w:val="20"/>
          </w:rPr>
          <w:t>rocess.</w:t>
        </w:r>
      </w:ins>
      <w:ins w:id="898" w:author="Johannes Breytenbach" w:date="2017-01-06T21:03:00Z">
        <w:r>
          <w:rPr>
            <w:rFonts w:ascii="Times New Roman" w:hAnsi="Times New Roman" w:cs="Times New Roman"/>
            <w:sz w:val="20"/>
            <w:szCs w:val="20"/>
          </w:rPr>
          <w:t xml:space="preserve"> </w:t>
        </w:r>
      </w:ins>
    </w:p>
    <w:p w14:paraId="64E2AB44" w14:textId="77777777" w:rsidR="002B1CD7" w:rsidRDefault="00253770">
      <w:pPr>
        <w:pStyle w:val="PlainText"/>
        <w:numPr>
          <w:ilvl w:val="0"/>
          <w:numId w:val="11"/>
        </w:numPr>
        <w:spacing w:line="276" w:lineRule="auto"/>
        <w:jc w:val="both"/>
        <w:rPr>
          <w:ins w:id="899" w:author="Johannes Breytenbach" w:date="2017-01-07T09:29:00Z"/>
          <w:rFonts w:ascii="Times New Roman" w:hAnsi="Times New Roman" w:cs="Times New Roman"/>
          <w:sz w:val="20"/>
          <w:szCs w:val="20"/>
        </w:rPr>
        <w:pPrChange w:id="900" w:author="Johannes Breytenbach" w:date="2017-01-06T21:06:00Z">
          <w:pPr>
            <w:pStyle w:val="PlainText"/>
            <w:jc w:val="both"/>
          </w:pPr>
        </w:pPrChange>
      </w:pPr>
      <w:ins w:id="901" w:author="Johannes Breytenbach" w:date="2017-01-06T21:01:00Z">
        <w:r>
          <w:rPr>
            <w:rFonts w:ascii="Times New Roman" w:hAnsi="Times New Roman" w:cs="Times New Roman"/>
            <w:sz w:val="20"/>
            <w:szCs w:val="20"/>
          </w:rPr>
          <w:t>The</w:t>
        </w:r>
      </w:ins>
      <w:ins w:id="902" w:author="Johannes Breytenbach" w:date="2017-01-06T11:46:00Z">
        <w:r w:rsidR="0076314D">
          <w:rPr>
            <w:rFonts w:ascii="Times New Roman" w:hAnsi="Times New Roman" w:cs="Times New Roman"/>
            <w:sz w:val="20"/>
            <w:szCs w:val="20"/>
          </w:rPr>
          <w:t xml:space="preserve"> OZcoin </w:t>
        </w:r>
      </w:ins>
      <w:ins w:id="903" w:author="Johannes Breytenbach" w:date="2017-01-06T21:01:00Z">
        <w:r w:rsidR="0058237B">
          <w:rPr>
            <w:rFonts w:ascii="Times New Roman" w:hAnsi="Times New Roman" w:cs="Times New Roman"/>
            <w:sz w:val="20"/>
            <w:szCs w:val="20"/>
          </w:rPr>
          <w:t>M</w:t>
        </w:r>
        <w:r w:rsidR="002B1CD7">
          <w:rPr>
            <w:rFonts w:ascii="Times New Roman" w:hAnsi="Times New Roman" w:cs="Times New Roman"/>
            <w:sz w:val="20"/>
            <w:szCs w:val="20"/>
          </w:rPr>
          <w:t>inting P</w:t>
        </w:r>
        <w:r>
          <w:rPr>
            <w:rFonts w:ascii="Times New Roman" w:hAnsi="Times New Roman" w:cs="Times New Roman"/>
            <w:sz w:val="20"/>
            <w:szCs w:val="20"/>
          </w:rPr>
          <w:t>rocess</w:t>
        </w:r>
      </w:ins>
      <w:ins w:id="904" w:author="Johannes Breytenbach" w:date="2017-01-07T09:29:00Z">
        <w:r w:rsidR="002B1CD7">
          <w:rPr>
            <w:rFonts w:ascii="Times New Roman" w:hAnsi="Times New Roman" w:cs="Times New Roman"/>
            <w:sz w:val="20"/>
            <w:szCs w:val="20"/>
          </w:rPr>
          <w:t>.</w:t>
        </w:r>
      </w:ins>
    </w:p>
    <w:p w14:paraId="66D1324F" w14:textId="77777777" w:rsidR="002B1CD7" w:rsidRDefault="002B1CD7">
      <w:pPr>
        <w:pStyle w:val="PlainText"/>
        <w:numPr>
          <w:ilvl w:val="0"/>
          <w:numId w:val="11"/>
        </w:numPr>
        <w:spacing w:line="276" w:lineRule="auto"/>
        <w:jc w:val="both"/>
        <w:rPr>
          <w:ins w:id="905" w:author="Johannes Breytenbach" w:date="2017-01-07T09:33:00Z"/>
          <w:rFonts w:ascii="Times New Roman" w:hAnsi="Times New Roman" w:cs="Times New Roman"/>
          <w:sz w:val="20"/>
          <w:szCs w:val="20"/>
        </w:rPr>
        <w:pPrChange w:id="906" w:author="Johannes Breytenbach" w:date="2017-01-07T09:29:00Z">
          <w:pPr>
            <w:pStyle w:val="PlainText"/>
            <w:jc w:val="both"/>
          </w:pPr>
        </w:pPrChange>
      </w:pPr>
      <w:ins w:id="907" w:author="Johannes Breytenbach" w:date="2017-01-07T09:29:00Z">
        <w:r>
          <w:rPr>
            <w:rFonts w:ascii="Times New Roman" w:hAnsi="Times New Roman" w:cs="Times New Roman"/>
            <w:sz w:val="20"/>
            <w:szCs w:val="20"/>
          </w:rPr>
          <w:t>The Customer Registration and OZcoin Information Capturing Process.</w:t>
        </w:r>
      </w:ins>
    </w:p>
    <w:p w14:paraId="0283DC0A" w14:textId="77777777" w:rsidR="00253770" w:rsidRPr="002B1CD7" w:rsidRDefault="002B1CD7">
      <w:pPr>
        <w:pStyle w:val="PlainText"/>
        <w:numPr>
          <w:ilvl w:val="0"/>
          <w:numId w:val="11"/>
        </w:numPr>
        <w:spacing w:line="276" w:lineRule="auto"/>
        <w:jc w:val="both"/>
        <w:rPr>
          <w:ins w:id="908" w:author="Johannes Breytenbach" w:date="2017-01-06T21:01:00Z"/>
          <w:rFonts w:ascii="Times New Roman" w:hAnsi="Times New Roman" w:cs="Times New Roman"/>
          <w:sz w:val="20"/>
          <w:szCs w:val="20"/>
        </w:rPr>
        <w:pPrChange w:id="909" w:author="Johannes Breytenbach" w:date="2017-01-07T09:29:00Z">
          <w:pPr>
            <w:pStyle w:val="PlainText"/>
            <w:jc w:val="both"/>
          </w:pPr>
        </w:pPrChange>
      </w:pPr>
      <w:ins w:id="910" w:author="Johannes Breytenbach" w:date="2017-01-07T09:33:00Z">
        <w:r>
          <w:rPr>
            <w:rFonts w:ascii="Times New Roman" w:hAnsi="Times New Roman" w:cs="Times New Roman"/>
            <w:sz w:val="20"/>
            <w:szCs w:val="20"/>
          </w:rPr>
          <w:t>The OZcoin Sales Process</w:t>
        </w:r>
      </w:ins>
      <w:ins w:id="911" w:author="TerryA" w:date="2017-01-06T09:29:00Z">
        <w:del w:id="912" w:author="Johannes Breytenbach" w:date="2017-01-07T09:29:00Z">
          <w:r w:rsidR="007E32E1" w:rsidRPr="002B1CD7" w:rsidDel="002B1CD7">
            <w:rPr>
              <w:rFonts w:ascii="Times New Roman" w:hAnsi="Times New Roman" w:cs="Times New Roman"/>
              <w:sz w:val="20"/>
              <w:szCs w:val="20"/>
            </w:rPr>
            <w:delText>,</w:delText>
          </w:r>
        </w:del>
      </w:ins>
    </w:p>
    <w:p w14:paraId="179D2F39" w14:textId="77777777" w:rsidR="007E32E1" w:rsidRDefault="007E32E1">
      <w:pPr>
        <w:pStyle w:val="PlainText"/>
        <w:numPr>
          <w:ilvl w:val="0"/>
          <w:numId w:val="11"/>
        </w:numPr>
        <w:spacing w:line="276" w:lineRule="auto"/>
        <w:jc w:val="both"/>
        <w:rPr>
          <w:ins w:id="913" w:author="TerryA" w:date="2017-01-06T09:29:00Z"/>
          <w:rFonts w:ascii="Times New Roman" w:hAnsi="Times New Roman" w:cs="Times New Roman"/>
          <w:sz w:val="20"/>
          <w:szCs w:val="20"/>
        </w:rPr>
        <w:pPrChange w:id="914" w:author="Johannes Breytenbach" w:date="2017-01-06T21:06:00Z">
          <w:pPr>
            <w:pStyle w:val="PlainText"/>
            <w:jc w:val="both"/>
          </w:pPr>
        </w:pPrChange>
      </w:pPr>
      <w:ins w:id="915" w:author="TerryA" w:date="2017-01-06T09:29:00Z">
        <w:r>
          <w:rPr>
            <w:rFonts w:ascii="Times New Roman" w:hAnsi="Times New Roman" w:cs="Times New Roman"/>
            <w:sz w:val="20"/>
            <w:szCs w:val="20"/>
          </w:rPr>
          <w:t xml:space="preserve">Redemption: </w:t>
        </w:r>
      </w:ins>
    </w:p>
    <w:p w14:paraId="04294B0C" w14:textId="765363AA" w:rsidR="007E32E1" w:rsidRDefault="001037D9">
      <w:pPr>
        <w:pStyle w:val="PlainText"/>
        <w:numPr>
          <w:ilvl w:val="1"/>
          <w:numId w:val="11"/>
        </w:numPr>
        <w:spacing w:line="276" w:lineRule="auto"/>
        <w:jc w:val="both"/>
        <w:rPr>
          <w:ins w:id="916" w:author="TerryA" w:date="2017-01-06T09:29:00Z"/>
          <w:rFonts w:ascii="Times New Roman" w:hAnsi="Times New Roman" w:cs="Times New Roman"/>
          <w:sz w:val="20"/>
          <w:szCs w:val="20"/>
        </w:rPr>
        <w:pPrChange w:id="917" w:author="TerryA" w:date="2017-01-06T09:29:00Z">
          <w:pPr>
            <w:pStyle w:val="PlainText"/>
            <w:jc w:val="both"/>
          </w:pPr>
        </w:pPrChange>
      </w:pPr>
      <w:del w:id="918" w:author="Johannes Breytenbach" w:date="2017-01-06T21:01:00Z">
        <w:r w:rsidRPr="009C0CC1" w:rsidDel="00253770">
          <w:rPr>
            <w:rFonts w:ascii="Times New Roman" w:hAnsi="Times New Roman" w:cs="Times New Roman"/>
            <w:sz w:val="20"/>
            <w:szCs w:val="20"/>
          </w:rPr>
          <w:delText>ONE</w:delText>
        </w:r>
        <w:r w:rsidR="002C03A2" w:rsidRPr="009C0CC1" w:rsidDel="00253770">
          <w:rPr>
            <w:rFonts w:ascii="Times New Roman" w:hAnsi="Times New Roman" w:cs="Times New Roman"/>
            <w:sz w:val="20"/>
            <w:szCs w:val="20"/>
          </w:rPr>
          <w:delText xml:space="preserve"> for</w:delText>
        </w:r>
      </w:del>
      <w:del w:id="919" w:author="Johannes Breytenbach" w:date="2017-01-06T21:02:00Z">
        <w:r w:rsidR="002C03A2" w:rsidRPr="009C0CC1" w:rsidDel="00253770">
          <w:rPr>
            <w:rFonts w:ascii="Times New Roman" w:hAnsi="Times New Roman" w:cs="Times New Roman"/>
            <w:sz w:val="20"/>
            <w:szCs w:val="20"/>
          </w:rPr>
          <w:delText xml:space="preserve"> </w:delText>
        </w:r>
      </w:del>
      <w:ins w:id="920" w:author="Johannes Breytenbach" w:date="2017-01-06T21:02:00Z">
        <w:r w:rsidR="00253770">
          <w:rPr>
            <w:rFonts w:ascii="Times New Roman" w:hAnsi="Times New Roman" w:cs="Times New Roman"/>
            <w:sz w:val="20"/>
            <w:szCs w:val="20"/>
          </w:rPr>
          <w:t xml:space="preserve">The process </w:t>
        </w:r>
      </w:ins>
      <w:del w:id="921" w:author="Johannes Breytenbach" w:date="2017-01-06T21:02:00Z">
        <w:r w:rsidR="002C03A2" w:rsidRPr="009C0CC1" w:rsidDel="00253770">
          <w:rPr>
            <w:rFonts w:ascii="Times New Roman" w:hAnsi="Times New Roman" w:cs="Times New Roman"/>
            <w:sz w:val="20"/>
            <w:szCs w:val="20"/>
          </w:rPr>
          <w:delText xml:space="preserve">redemption </w:delText>
        </w:r>
      </w:del>
      <w:ins w:id="922" w:author="Johannes Breytenbach" w:date="2017-01-06T21:02:00Z">
        <w:r w:rsidR="00253770">
          <w:rPr>
            <w:rFonts w:ascii="Times New Roman" w:hAnsi="Times New Roman" w:cs="Times New Roman"/>
            <w:sz w:val="20"/>
            <w:szCs w:val="20"/>
          </w:rPr>
          <w:t>thro</w:t>
        </w:r>
        <w:r w:rsidR="0058237B">
          <w:rPr>
            <w:rFonts w:ascii="Times New Roman" w:hAnsi="Times New Roman" w:cs="Times New Roman"/>
            <w:sz w:val="20"/>
            <w:szCs w:val="20"/>
          </w:rPr>
          <w:t>ugh which OZcoin</w:t>
        </w:r>
      </w:ins>
      <w:ins w:id="923" w:author="Johannes Breytenbach" w:date="2017-01-10T17:26:00Z">
        <w:r w:rsidR="00F30C01">
          <w:rPr>
            <w:rFonts w:ascii="Times New Roman" w:hAnsi="Times New Roman" w:cs="Times New Roman"/>
            <w:sz w:val="20"/>
            <w:szCs w:val="20"/>
          </w:rPr>
          <w:t>s</w:t>
        </w:r>
      </w:ins>
      <w:ins w:id="924" w:author="Johannes Breytenbach" w:date="2017-01-06T21:02:00Z">
        <w:r w:rsidR="0058237B">
          <w:rPr>
            <w:rFonts w:ascii="Times New Roman" w:hAnsi="Times New Roman" w:cs="Times New Roman"/>
            <w:sz w:val="20"/>
            <w:szCs w:val="20"/>
          </w:rPr>
          <w:t xml:space="preserve"> can be R</w:t>
        </w:r>
        <w:r w:rsidR="00253770">
          <w:rPr>
            <w:rFonts w:ascii="Times New Roman" w:hAnsi="Times New Roman" w:cs="Times New Roman"/>
            <w:sz w:val="20"/>
            <w:szCs w:val="20"/>
          </w:rPr>
          <w:t>edeemed for</w:t>
        </w:r>
      </w:ins>
      <w:del w:id="925" w:author="Johannes Breytenbach" w:date="2017-01-06T21:02:00Z">
        <w:r w:rsidR="002C03A2" w:rsidRPr="009C0CC1" w:rsidDel="00253770">
          <w:rPr>
            <w:rFonts w:ascii="Times New Roman" w:hAnsi="Times New Roman" w:cs="Times New Roman"/>
            <w:sz w:val="20"/>
            <w:szCs w:val="20"/>
          </w:rPr>
          <w:delText>of</w:delText>
        </w:r>
      </w:del>
      <w:r w:rsidR="002C03A2" w:rsidRPr="009C0CC1">
        <w:rPr>
          <w:rFonts w:ascii="Times New Roman" w:hAnsi="Times New Roman" w:cs="Times New Roman"/>
          <w:sz w:val="20"/>
          <w:szCs w:val="20"/>
        </w:rPr>
        <w:t xml:space="preserve"> physical </w:t>
      </w:r>
      <w:ins w:id="926" w:author="Johannes Breytenbach" w:date="2017-01-20T10:59:00Z">
        <w:r w:rsidR="00574736">
          <w:rPr>
            <w:rFonts w:ascii="Times New Roman" w:hAnsi="Times New Roman" w:cs="Times New Roman"/>
            <w:sz w:val="20"/>
            <w:szCs w:val="20"/>
          </w:rPr>
          <w:t>gold</w:t>
        </w:r>
      </w:ins>
      <w:ins w:id="927" w:author="TerryA" w:date="2017-01-06T09:29:00Z">
        <w:r w:rsidR="007E32E1">
          <w:rPr>
            <w:rFonts w:ascii="Times New Roman" w:hAnsi="Times New Roman" w:cs="Times New Roman"/>
            <w:sz w:val="20"/>
            <w:szCs w:val="20"/>
          </w:rPr>
          <w:t>, and</w:t>
        </w:r>
      </w:ins>
    </w:p>
    <w:p w14:paraId="3F30AB5B" w14:textId="5DD3A5A6" w:rsidR="002C03A2" w:rsidRDefault="007E32E1">
      <w:pPr>
        <w:pStyle w:val="PlainText"/>
        <w:numPr>
          <w:ilvl w:val="1"/>
          <w:numId w:val="11"/>
        </w:numPr>
        <w:spacing w:line="276" w:lineRule="auto"/>
        <w:jc w:val="both"/>
        <w:rPr>
          <w:ins w:id="928" w:author="Johannes Breytenbach" w:date="2017-01-06T11:32:00Z"/>
          <w:rFonts w:ascii="Times New Roman" w:hAnsi="Times New Roman" w:cs="Times New Roman"/>
          <w:sz w:val="20"/>
          <w:szCs w:val="20"/>
        </w:rPr>
        <w:pPrChange w:id="929" w:author="TerryA" w:date="2017-01-06T09:29:00Z">
          <w:pPr>
            <w:pStyle w:val="PlainText"/>
            <w:jc w:val="both"/>
          </w:pPr>
        </w:pPrChange>
      </w:pPr>
      <w:ins w:id="930" w:author="TerryA" w:date="2017-01-06T09:30:00Z">
        <w:r>
          <w:rPr>
            <w:rFonts w:ascii="Times New Roman" w:hAnsi="Times New Roman" w:cs="Times New Roman"/>
            <w:sz w:val="20"/>
            <w:szCs w:val="20"/>
          </w:rPr>
          <w:t>The process through which replacement OZcoin, known as OZcoin-B, will be issued.</w:t>
        </w:r>
      </w:ins>
      <w:ins w:id="931" w:author="Johannes Breytenbach" w:date="2017-01-06T21:02:00Z">
        <w:del w:id="932" w:author="TerryA" w:date="2017-01-06T09:29:00Z">
          <w:r w:rsidR="00253770" w:rsidDel="007E32E1">
            <w:rPr>
              <w:rFonts w:ascii="Times New Roman" w:hAnsi="Times New Roman" w:cs="Times New Roman"/>
              <w:sz w:val="20"/>
              <w:szCs w:val="20"/>
            </w:rPr>
            <w:delText>.</w:delText>
          </w:r>
        </w:del>
      </w:ins>
      <w:del w:id="933" w:author="Johannes Breytenbach" w:date="2017-01-06T21:02:00Z">
        <w:r w:rsidR="002C03A2" w:rsidRPr="009C0CC1" w:rsidDel="00253770">
          <w:rPr>
            <w:rFonts w:ascii="Times New Roman" w:hAnsi="Times New Roman" w:cs="Times New Roman"/>
            <w:sz w:val="20"/>
            <w:szCs w:val="20"/>
          </w:rPr>
          <w:delText>assets,</w:delText>
        </w:r>
      </w:del>
      <w:r w:rsidR="002C03A2" w:rsidRPr="009C0CC1">
        <w:rPr>
          <w:rFonts w:ascii="Times New Roman" w:hAnsi="Times New Roman" w:cs="Times New Roman"/>
          <w:sz w:val="20"/>
          <w:szCs w:val="20"/>
        </w:rPr>
        <w:t xml:space="preserve"> </w:t>
      </w:r>
      <w:ins w:id="934" w:author="TerryA" w:date="2017-01-06T09:31:00Z">
        <w:r w:rsidRPr="007E32E1">
          <w:rPr>
            <w:rFonts w:ascii="Times New Roman" w:hAnsi="Times New Roman" w:cs="Times New Roman"/>
            <w:b/>
            <w:sz w:val="20"/>
            <w:szCs w:val="20"/>
            <w:rPrChange w:id="935" w:author="TerryA" w:date="2017-01-06T09:31:00Z">
              <w:rPr>
                <w:rFonts w:ascii="Times New Roman" w:hAnsi="Times New Roman" w:cs="Times New Roman"/>
                <w:sz w:val="20"/>
                <w:szCs w:val="20"/>
              </w:rPr>
            </w:rPrChange>
          </w:rPr>
          <w:t>[NOTE</w:t>
        </w:r>
        <w:r>
          <w:rPr>
            <w:rFonts w:ascii="Times New Roman" w:hAnsi="Times New Roman" w:cs="Times New Roman"/>
            <w:sz w:val="20"/>
            <w:szCs w:val="20"/>
          </w:rPr>
          <w:t xml:space="preserve">: OZcoin-B will not be asset backed by </w:t>
        </w:r>
        <w:del w:id="936" w:author="Johannes Breytenbach" w:date="2017-01-20T10:59:00Z">
          <w:r w:rsidDel="00574736">
            <w:rPr>
              <w:rFonts w:ascii="Times New Roman" w:hAnsi="Times New Roman" w:cs="Times New Roman"/>
              <w:sz w:val="20"/>
              <w:szCs w:val="20"/>
            </w:rPr>
            <w:delText>silver</w:delText>
          </w:r>
        </w:del>
      </w:ins>
      <w:ins w:id="937" w:author="Johannes Breytenbach" w:date="2017-01-20T10:59:00Z">
        <w:r w:rsidR="00574736">
          <w:rPr>
            <w:rFonts w:ascii="Times New Roman" w:hAnsi="Times New Roman" w:cs="Times New Roman"/>
            <w:sz w:val="20"/>
            <w:szCs w:val="20"/>
          </w:rPr>
          <w:t>gold</w:t>
        </w:r>
      </w:ins>
      <w:ins w:id="938" w:author="TerryA" w:date="2017-01-06T09:31:00Z">
        <w:r>
          <w:rPr>
            <w:rFonts w:ascii="Times New Roman" w:hAnsi="Times New Roman" w:cs="Times New Roman"/>
            <w:sz w:val="20"/>
            <w:szCs w:val="20"/>
          </w:rPr>
          <w:t>.]</w:t>
        </w:r>
      </w:ins>
      <w:del w:id="939" w:author="Johannes Breytenbach" w:date="2017-01-06T11:46:00Z">
        <w:r w:rsidR="002C03A2" w:rsidRPr="009C0CC1" w:rsidDel="0076314D">
          <w:rPr>
            <w:rFonts w:ascii="Times New Roman" w:hAnsi="Times New Roman" w:cs="Times New Roman"/>
            <w:sz w:val="20"/>
            <w:szCs w:val="20"/>
          </w:rPr>
          <w:delText xml:space="preserve">and </w:delText>
        </w:r>
        <w:r w:rsidR="001037D9" w:rsidRPr="009C0CC1" w:rsidDel="0076314D">
          <w:rPr>
            <w:rFonts w:ascii="Times New Roman" w:hAnsi="Times New Roman" w:cs="Times New Roman"/>
            <w:sz w:val="20"/>
            <w:szCs w:val="20"/>
          </w:rPr>
          <w:delText xml:space="preserve">ONE </w:delText>
        </w:r>
        <w:r w:rsidR="002C03A2" w:rsidRPr="009C0CC1" w:rsidDel="0076314D">
          <w:rPr>
            <w:rFonts w:ascii="Times New Roman" w:hAnsi="Times New Roman" w:cs="Times New Roman"/>
            <w:sz w:val="20"/>
            <w:szCs w:val="20"/>
          </w:rPr>
          <w:delText>that encourages Dapp Development</w:delText>
        </w:r>
        <w:r w:rsidR="001037D9" w:rsidRPr="009C0CC1" w:rsidDel="0076314D">
          <w:rPr>
            <w:rFonts w:ascii="Times New Roman" w:hAnsi="Times New Roman" w:cs="Times New Roman"/>
            <w:sz w:val="20"/>
            <w:szCs w:val="20"/>
          </w:rPr>
          <w:delText xml:space="preserve"> (see “mist”)</w:delText>
        </w:r>
        <w:r w:rsidR="002C03A2" w:rsidRPr="009C0CC1" w:rsidDel="0076314D">
          <w:rPr>
            <w:rFonts w:ascii="Times New Roman" w:hAnsi="Times New Roman" w:cs="Times New Roman"/>
            <w:sz w:val="20"/>
            <w:szCs w:val="20"/>
          </w:rPr>
          <w:delText xml:space="preserve">. </w:delText>
        </w:r>
      </w:del>
      <w:del w:id="940" w:author="Johannes Breytenbach" w:date="2017-01-06T21:02:00Z">
        <w:r w:rsidR="002C03A2" w:rsidRPr="009C0CC1" w:rsidDel="00253770">
          <w:rPr>
            <w:rFonts w:ascii="Times New Roman" w:hAnsi="Times New Roman" w:cs="Times New Roman"/>
            <w:sz w:val="20"/>
            <w:szCs w:val="20"/>
          </w:rPr>
          <w:delText xml:space="preserve">Those processes consist of: </w:delText>
        </w:r>
      </w:del>
    </w:p>
    <w:p w14:paraId="492A8B0A" w14:textId="77777777" w:rsidR="00D61A09" w:rsidRPr="00964B93" w:rsidDel="00253770" w:rsidRDefault="00FD7C6F">
      <w:pPr>
        <w:pStyle w:val="Heading2"/>
        <w:rPr>
          <w:del w:id="941" w:author="Johannes Breytenbach" w:date="2017-01-06T21:03:00Z"/>
        </w:rPr>
        <w:pPrChange w:id="942" w:author="Johannes Breytenbach" w:date="2017-01-07T12:09:00Z">
          <w:pPr>
            <w:pStyle w:val="PlainText"/>
            <w:jc w:val="both"/>
          </w:pPr>
        </w:pPrChange>
      </w:pPr>
      <w:ins w:id="943" w:author="TerryA" w:date="2017-01-06T09:32:00Z">
        <w:del w:id="944" w:author="Johannes Breytenbach" w:date="2017-01-07T09:55:00Z">
          <w:r w:rsidRPr="00323CDE" w:rsidDel="00BE6972">
            <w:lastRenderedPageBreak/>
            <w:delText xml:space="preserve">  issue</w:delText>
          </w:r>
        </w:del>
      </w:ins>
      <w:ins w:id="945" w:author="TerryA" w:date="2017-01-06T09:35:00Z">
        <w:del w:id="946" w:author="Johannes Breytenbach" w:date="2017-01-07T09:55:00Z">
          <w:r w:rsidRPr="00FE3313" w:rsidDel="00BE6972">
            <w:delText xml:space="preserve"> [</w:delText>
          </w:r>
          <w:r w:rsidRPr="00A84341" w:rsidDel="00BE6972">
            <w:rPr>
              <w:rPrChange w:id="947" w:author="Johannes Breytenbach" w:date="2017-01-09T06:39:00Z">
                <w:rPr>
                  <w:rFonts w:ascii="Times New Roman" w:hAnsi="Times New Roman" w:cs="Times New Roman"/>
                  <w:sz w:val="20"/>
                  <w:szCs w:val="20"/>
                </w:rPr>
              </w:rPrChange>
            </w:rPr>
            <w:delText>NOTE</w:delText>
          </w:r>
          <w:r w:rsidRPr="00323CDE" w:rsidDel="00BE6972">
            <w:delText xml:space="preserve">: </w:delText>
          </w:r>
        </w:del>
      </w:ins>
      <w:ins w:id="948" w:author="TerryA" w:date="2017-01-06T09:36:00Z">
        <w:del w:id="949" w:author="Johannes Breytenbach" w:date="2017-01-07T09:55:00Z">
          <w:r w:rsidRPr="00FE3313" w:rsidDel="00BE6972">
            <w:delText>7</w:delText>
          </w:r>
        </w:del>
      </w:ins>
      <w:ins w:id="950" w:author="TerryA" w:date="2017-01-06T09:35:00Z">
        <w:del w:id="951" w:author="Johannes Breytenbach" w:date="2017-01-07T09:55:00Z">
          <w:r w:rsidRPr="00FE3313" w:rsidDel="00BE6972">
            <w:delText xml:space="preserve">0% of the “serial number” will be redacted to prevent </w:delText>
          </w:r>
        </w:del>
      </w:ins>
      <w:ins w:id="952" w:author="TerryA" w:date="2017-01-06T09:37:00Z">
        <w:del w:id="953" w:author="Johannes Breytenbach" w:date="2017-01-07T09:55:00Z">
          <w:r w:rsidRPr="00D56A81" w:rsidDel="00BE6972">
            <w:delText>d</w:delText>
          </w:r>
        </w:del>
      </w:ins>
      <w:ins w:id="954" w:author="TerryA" w:date="2017-01-06T09:35:00Z">
        <w:del w:id="955" w:author="Johannes Breytenbach" w:date="2017-01-07T09:55:00Z">
          <w:r w:rsidRPr="00D56A81" w:rsidDel="00BE6972">
            <w:delText xml:space="preserve">uplication; however, the Auditor-Escrow agent will verify </w:delText>
          </w:r>
        </w:del>
      </w:ins>
      <w:ins w:id="956" w:author="TerryA" w:date="2017-01-06T09:36:00Z">
        <w:del w:id="957" w:author="Johannes Breytenbach" w:date="2017-01-07T09:55:00Z">
          <w:r w:rsidRPr="00D56A81" w:rsidDel="00BE6972">
            <w:delText>each certificate]</w:delText>
          </w:r>
        </w:del>
      </w:ins>
    </w:p>
    <w:p w14:paraId="0024D554" w14:textId="77777777" w:rsidR="002C03A2" w:rsidRPr="00FE3313" w:rsidDel="00253770" w:rsidRDefault="00BE6972">
      <w:pPr>
        <w:pStyle w:val="Heading2"/>
        <w:rPr>
          <w:del w:id="958" w:author="Johannes Breytenbach" w:date="2017-01-06T12:04:00Z"/>
        </w:rPr>
        <w:pPrChange w:id="959" w:author="Johannes Breytenbach" w:date="2017-01-07T12:09:00Z">
          <w:pPr>
            <w:pStyle w:val="PlainText"/>
            <w:numPr>
              <w:numId w:val="3"/>
            </w:numPr>
            <w:ind w:left="720" w:hanging="360"/>
            <w:jc w:val="both"/>
          </w:pPr>
        </w:pPrChange>
      </w:pPr>
      <w:bookmarkStart w:id="960" w:name="_Toc474766669"/>
      <w:ins w:id="961" w:author="Johannes Breytenbach" w:date="2017-01-06T12:04:00Z">
        <w:r w:rsidRPr="00A84341">
          <w:rPr>
            <w:b w:val="0"/>
            <w:rPrChange w:id="962" w:author="Johannes Breytenbach" w:date="2017-01-09T06:39:00Z">
              <w:rPr>
                <w:b/>
              </w:rPr>
            </w:rPrChange>
          </w:rPr>
          <w:t>1</w:t>
        </w:r>
        <w:r w:rsidR="00E47823" w:rsidRPr="00A84341">
          <w:rPr>
            <w:rPrChange w:id="963" w:author="Johannes Breytenbach" w:date="2017-01-09T06:39:00Z">
              <w:rPr>
                <w:rFonts w:ascii="Times New Roman" w:hAnsi="Times New Roman" w:cs="Times New Roman"/>
                <w:sz w:val="20"/>
                <w:szCs w:val="20"/>
              </w:rPr>
            </w:rPrChange>
          </w:rPr>
          <w:t>. Proof of Asset</w:t>
        </w:r>
      </w:ins>
      <w:ins w:id="964" w:author="Johannes Breytenbach" w:date="2017-01-06T12:05:00Z">
        <w:r w:rsidR="00E47823" w:rsidRPr="00323CDE">
          <w:t xml:space="preserve"> Verification</w:t>
        </w:r>
      </w:ins>
      <w:bookmarkEnd w:id="960"/>
    </w:p>
    <w:p w14:paraId="2018B110" w14:textId="77777777" w:rsidR="00253770" w:rsidRPr="00A84341" w:rsidRDefault="00253770">
      <w:pPr>
        <w:pStyle w:val="Heading2"/>
        <w:rPr>
          <w:ins w:id="965" w:author="Johannes Breytenbach" w:date="2017-01-06T21:04:00Z"/>
          <w:rPrChange w:id="966" w:author="Johannes Breytenbach" w:date="2017-01-09T06:39:00Z">
            <w:rPr>
              <w:ins w:id="967" w:author="Johannes Breytenbach" w:date="2017-01-06T21:04:00Z"/>
              <w:rFonts w:ascii="Times New Roman" w:hAnsi="Times New Roman" w:cs="Times New Roman"/>
              <w:sz w:val="20"/>
              <w:szCs w:val="20"/>
            </w:rPr>
          </w:rPrChange>
        </w:rPr>
        <w:pPrChange w:id="968" w:author="Johannes Breytenbach" w:date="2017-01-07T12:09:00Z">
          <w:pPr>
            <w:pStyle w:val="PlainText"/>
            <w:jc w:val="both"/>
          </w:pPr>
        </w:pPrChange>
      </w:pPr>
    </w:p>
    <w:p w14:paraId="6E4D7978" w14:textId="7DB76185" w:rsidR="001037D9" w:rsidRPr="009C0CC1" w:rsidRDefault="00E47823">
      <w:pPr>
        <w:pStyle w:val="PlainText"/>
        <w:jc w:val="both"/>
        <w:rPr>
          <w:rFonts w:ascii="Times New Roman" w:hAnsi="Times New Roman" w:cs="Times New Roman"/>
          <w:sz w:val="20"/>
          <w:szCs w:val="20"/>
        </w:rPr>
        <w:pPrChange w:id="969" w:author="Johannes Breytenbach" w:date="2017-01-06T12:04:00Z">
          <w:pPr>
            <w:pStyle w:val="PlainText"/>
            <w:numPr>
              <w:numId w:val="3"/>
            </w:numPr>
            <w:ind w:left="720" w:hanging="360"/>
            <w:jc w:val="both"/>
          </w:pPr>
        </w:pPrChange>
      </w:pPr>
      <w:ins w:id="970" w:author="Johannes Breytenbach" w:date="2017-01-06T12:05:00Z">
        <w:r>
          <w:rPr>
            <w:rFonts w:ascii="Times New Roman" w:hAnsi="Times New Roman" w:cs="Times New Roman"/>
            <w:sz w:val="20"/>
            <w:szCs w:val="20"/>
          </w:rPr>
          <w:t xml:space="preserve">The </w:t>
        </w:r>
      </w:ins>
      <w:r w:rsidR="002C03A2" w:rsidRPr="009C0CC1">
        <w:rPr>
          <w:rFonts w:ascii="Times New Roman" w:hAnsi="Times New Roman" w:cs="Times New Roman"/>
          <w:sz w:val="20"/>
          <w:szCs w:val="20"/>
        </w:rPr>
        <w:t xml:space="preserve">Proof of Asset (PoA) Verification process </w:t>
      </w:r>
      <w:del w:id="971" w:author="Johannes Breytenbach" w:date="2017-01-06T12:05:00Z">
        <w:r w:rsidR="002C03A2" w:rsidRPr="009C0CC1" w:rsidDel="00E47823">
          <w:rPr>
            <w:rFonts w:ascii="Times New Roman" w:hAnsi="Times New Roman" w:cs="Times New Roman"/>
            <w:sz w:val="20"/>
            <w:szCs w:val="20"/>
          </w:rPr>
          <w:delText xml:space="preserve">which </w:delText>
        </w:r>
      </w:del>
      <w:r w:rsidR="002C03A2" w:rsidRPr="009C0CC1">
        <w:rPr>
          <w:rFonts w:ascii="Times New Roman" w:hAnsi="Times New Roman" w:cs="Times New Roman"/>
          <w:sz w:val="20"/>
          <w:szCs w:val="20"/>
        </w:rPr>
        <w:t xml:space="preserve">records and provides an audit trail of </w:t>
      </w:r>
      <w:del w:id="972" w:author="Johannes Breytenbach" w:date="2017-01-06T12:05:00Z">
        <w:r w:rsidR="002C03A2" w:rsidRPr="009C0CC1" w:rsidDel="00E47823">
          <w:rPr>
            <w:rFonts w:ascii="Times New Roman" w:hAnsi="Times New Roman" w:cs="Times New Roman"/>
            <w:sz w:val="20"/>
            <w:szCs w:val="20"/>
          </w:rPr>
          <w:delText xml:space="preserve">an </w:delText>
        </w:r>
      </w:del>
      <w:ins w:id="973" w:author="Johannes Breytenbach" w:date="2017-01-06T12:05:00Z">
        <w:r>
          <w:rPr>
            <w:rFonts w:ascii="Times New Roman" w:hAnsi="Times New Roman" w:cs="Times New Roman"/>
            <w:sz w:val="20"/>
            <w:szCs w:val="20"/>
          </w:rPr>
          <w:t>the relevant</w:t>
        </w:r>
        <w:r w:rsidRPr="009C0CC1">
          <w:rPr>
            <w:rFonts w:ascii="Times New Roman" w:hAnsi="Times New Roman" w:cs="Times New Roman"/>
            <w:sz w:val="20"/>
            <w:szCs w:val="20"/>
          </w:rPr>
          <w:t xml:space="preserve"> </w:t>
        </w:r>
      </w:ins>
      <w:r w:rsidR="002C03A2" w:rsidRPr="009C0CC1">
        <w:rPr>
          <w:rFonts w:ascii="Times New Roman" w:hAnsi="Times New Roman" w:cs="Times New Roman"/>
          <w:sz w:val="20"/>
          <w:szCs w:val="20"/>
        </w:rPr>
        <w:t>asset</w:t>
      </w:r>
      <w:ins w:id="974" w:author="Johannes Breytenbach" w:date="2017-01-06T12:06:00Z">
        <w:r>
          <w:rPr>
            <w:rFonts w:ascii="Times New Roman" w:hAnsi="Times New Roman" w:cs="Times New Roman"/>
            <w:sz w:val="20"/>
            <w:szCs w:val="20"/>
          </w:rPr>
          <w:t xml:space="preserve">s backing the issued </w:t>
        </w:r>
      </w:ins>
      <w:ins w:id="975" w:author="Johannes Breytenbach" w:date="2017-01-10T17:27:00Z">
        <w:r w:rsidR="00F30C01">
          <w:rPr>
            <w:rFonts w:ascii="Times New Roman" w:hAnsi="Times New Roman" w:cs="Times New Roman"/>
            <w:sz w:val="20"/>
            <w:szCs w:val="20"/>
          </w:rPr>
          <w:t>OZcoins</w:t>
        </w:r>
      </w:ins>
      <w:del w:id="976" w:author="Johannes Breytenbach" w:date="2017-01-06T12:06:00Z">
        <w:r w:rsidR="002C03A2" w:rsidRPr="009C0CC1" w:rsidDel="00E47823">
          <w:rPr>
            <w:rFonts w:ascii="Times New Roman" w:hAnsi="Times New Roman" w:cs="Times New Roman"/>
            <w:sz w:val="20"/>
            <w:szCs w:val="20"/>
          </w:rPr>
          <w:delText xml:space="preserve"> on </w:delText>
        </w:r>
        <w:r w:rsidR="00EE198C" w:rsidDel="00E47823">
          <w:rPr>
            <w:rFonts w:ascii="Times New Roman" w:hAnsi="Times New Roman" w:cs="Times New Roman"/>
            <w:sz w:val="20"/>
            <w:szCs w:val="20"/>
          </w:rPr>
          <w:delText>3</w:delText>
        </w:r>
        <w:r w:rsidR="00EE198C" w:rsidRPr="00EE198C" w:rsidDel="00E47823">
          <w:rPr>
            <w:rFonts w:ascii="Times New Roman" w:hAnsi="Times New Roman" w:cs="Times New Roman"/>
            <w:sz w:val="20"/>
            <w:szCs w:val="20"/>
            <w:vertAlign w:val="superscript"/>
          </w:rPr>
          <w:delText>rd</w:delText>
        </w:r>
        <w:r w:rsidR="00EE198C" w:rsidDel="00E47823">
          <w:rPr>
            <w:rFonts w:ascii="Times New Roman" w:hAnsi="Times New Roman" w:cs="Times New Roman"/>
            <w:sz w:val="20"/>
            <w:szCs w:val="20"/>
          </w:rPr>
          <w:delText xml:space="preserve"> Gen. blockchain - OZcoin </w:delText>
        </w:r>
        <w:r w:rsidR="00EE198C" w:rsidRPr="009C0CC1" w:rsidDel="00E47823">
          <w:rPr>
            <w:rFonts w:ascii="Times New Roman" w:hAnsi="Times New Roman" w:cs="Times New Roman"/>
            <w:sz w:val="20"/>
            <w:szCs w:val="20"/>
          </w:rPr>
          <w:delText>Platform</w:delText>
        </w:r>
        <w:r w:rsidR="00EE198C" w:rsidDel="00E47823">
          <w:rPr>
            <w:rFonts w:ascii="Times New Roman" w:hAnsi="Times New Roman" w:cs="Times New Roman"/>
            <w:sz w:val="20"/>
            <w:szCs w:val="20"/>
          </w:rPr>
          <w:delText xml:space="preserve"> </w:delText>
        </w:r>
        <w:r w:rsidR="001037D9" w:rsidRPr="009C0CC1" w:rsidDel="00E47823">
          <w:rPr>
            <w:rFonts w:ascii="Times New Roman" w:hAnsi="Times New Roman" w:cs="Times New Roman"/>
            <w:sz w:val="20"/>
            <w:szCs w:val="20"/>
          </w:rPr>
          <w:delText>OZ-coins</w:delText>
        </w:r>
        <w:r w:rsidR="002C03A2" w:rsidRPr="009C0CC1" w:rsidDel="00E47823">
          <w:rPr>
            <w:rFonts w:ascii="Times New Roman" w:hAnsi="Times New Roman" w:cs="Times New Roman"/>
            <w:sz w:val="20"/>
            <w:szCs w:val="20"/>
          </w:rPr>
          <w:delText xml:space="preserve">. </w:delText>
        </w:r>
      </w:del>
      <w:ins w:id="977" w:author="Johannes Breytenbach" w:date="2017-01-06T12:06:00Z">
        <w:r>
          <w:rPr>
            <w:rFonts w:ascii="Times New Roman" w:hAnsi="Times New Roman" w:cs="Times New Roman"/>
            <w:sz w:val="20"/>
            <w:szCs w:val="20"/>
          </w:rPr>
          <w:t xml:space="preserve">. </w:t>
        </w:r>
      </w:ins>
      <w:r w:rsidR="002C03A2" w:rsidRPr="009C0CC1">
        <w:rPr>
          <w:rFonts w:ascii="Times New Roman" w:hAnsi="Times New Roman" w:cs="Times New Roman"/>
          <w:sz w:val="20"/>
          <w:szCs w:val="20"/>
        </w:rPr>
        <w:t xml:space="preserve">The </w:t>
      </w:r>
      <w:r w:rsidR="001037D9" w:rsidRPr="009C0CC1">
        <w:rPr>
          <w:rFonts w:ascii="Times New Roman" w:hAnsi="Times New Roman" w:cs="Times New Roman"/>
          <w:sz w:val="20"/>
          <w:szCs w:val="20"/>
        </w:rPr>
        <w:t>OZ</w:t>
      </w:r>
      <w:del w:id="978" w:author="Johannes Breytenbach" w:date="2017-01-06T12:07:00Z">
        <w:r w:rsidR="001037D9" w:rsidRPr="009C0CC1" w:rsidDel="00E47823">
          <w:rPr>
            <w:rFonts w:ascii="Times New Roman" w:hAnsi="Times New Roman" w:cs="Times New Roman"/>
            <w:sz w:val="20"/>
            <w:szCs w:val="20"/>
          </w:rPr>
          <w:delText>-</w:delText>
        </w:r>
      </w:del>
      <w:r w:rsidR="001037D9" w:rsidRPr="009C0CC1">
        <w:rPr>
          <w:rFonts w:ascii="Times New Roman" w:hAnsi="Times New Roman" w:cs="Times New Roman"/>
          <w:sz w:val="20"/>
          <w:szCs w:val="20"/>
        </w:rPr>
        <w:t>coin</w:t>
      </w:r>
      <w:ins w:id="979" w:author="Johannes Breytenbach" w:date="2017-01-10T17:29:00Z">
        <w:r w:rsidR="00F30C01">
          <w:rPr>
            <w:rFonts w:ascii="Times New Roman" w:hAnsi="Times New Roman" w:cs="Times New Roman"/>
            <w:sz w:val="20"/>
            <w:szCs w:val="20"/>
          </w:rPr>
          <w:t>s</w:t>
        </w:r>
      </w:ins>
      <w:ins w:id="980" w:author="Johannes Breytenbach" w:date="2017-01-06T12:08:00Z">
        <w:r>
          <w:rPr>
            <w:rFonts w:ascii="Times New Roman" w:hAnsi="Times New Roman" w:cs="Times New Roman"/>
            <w:sz w:val="20"/>
            <w:szCs w:val="20"/>
          </w:rPr>
          <w:t xml:space="preserve">’ authenticity and </w:t>
        </w:r>
      </w:ins>
      <w:ins w:id="981" w:author="Johannes Breytenbach" w:date="2017-01-06T12:14:00Z">
        <w:r w:rsidR="00123A0D">
          <w:rPr>
            <w:rFonts w:ascii="Times New Roman" w:hAnsi="Times New Roman" w:cs="Times New Roman"/>
            <w:sz w:val="20"/>
            <w:szCs w:val="20"/>
          </w:rPr>
          <w:t xml:space="preserve">correct asset </w:t>
        </w:r>
      </w:ins>
      <w:ins w:id="982" w:author="Johannes Breytenbach" w:date="2017-01-06T12:08:00Z">
        <w:r>
          <w:rPr>
            <w:rFonts w:ascii="Times New Roman" w:hAnsi="Times New Roman" w:cs="Times New Roman"/>
            <w:sz w:val="20"/>
            <w:szCs w:val="20"/>
          </w:rPr>
          <w:t xml:space="preserve">value backing </w:t>
        </w:r>
      </w:ins>
      <w:del w:id="983" w:author="Johannes Breytenbach" w:date="2017-01-06T12:08:00Z">
        <w:r w:rsidR="001037D9" w:rsidRPr="009C0CC1" w:rsidDel="00E47823">
          <w:rPr>
            <w:rFonts w:ascii="Times New Roman" w:hAnsi="Times New Roman" w:cs="Times New Roman"/>
            <w:sz w:val="20"/>
            <w:szCs w:val="20"/>
          </w:rPr>
          <w:delText>s</w:delText>
        </w:r>
      </w:del>
      <w:del w:id="984" w:author="TerryA" w:date="2017-01-06T09:38:00Z">
        <w:r w:rsidR="001037D9" w:rsidRPr="009C0CC1" w:rsidDel="00FD7C6F">
          <w:rPr>
            <w:rFonts w:ascii="Times New Roman" w:hAnsi="Times New Roman" w:cs="Times New Roman"/>
            <w:sz w:val="20"/>
            <w:szCs w:val="20"/>
          </w:rPr>
          <w:delText xml:space="preserve"> </w:delText>
        </w:r>
      </w:del>
      <w:r w:rsidR="002C03A2" w:rsidRPr="009C0CC1">
        <w:rPr>
          <w:rFonts w:ascii="Times New Roman" w:hAnsi="Times New Roman" w:cs="Times New Roman"/>
          <w:sz w:val="20"/>
          <w:szCs w:val="20"/>
        </w:rPr>
        <w:t xml:space="preserve">are certified using sequential digital </w:t>
      </w:r>
      <w:r w:rsidR="001037D9" w:rsidRPr="009C0CC1">
        <w:rPr>
          <w:rFonts w:ascii="Times New Roman" w:hAnsi="Times New Roman" w:cs="Times New Roman"/>
          <w:sz w:val="20"/>
          <w:szCs w:val="20"/>
        </w:rPr>
        <w:t>s</w:t>
      </w:r>
      <w:r w:rsidR="002C03A2" w:rsidRPr="009C0CC1">
        <w:rPr>
          <w:rFonts w:ascii="Times New Roman" w:hAnsi="Times New Roman" w:cs="Times New Roman"/>
          <w:sz w:val="20"/>
          <w:szCs w:val="20"/>
        </w:rPr>
        <w:t xml:space="preserve">ignatures from the entities in the chain of custody, namely, the </w:t>
      </w:r>
      <w:del w:id="985" w:author="Johannes Breytenbach" w:date="2017-01-06T12:09:00Z">
        <w:r w:rsidR="002C03A2" w:rsidRPr="009C0CC1" w:rsidDel="00E47823">
          <w:rPr>
            <w:rFonts w:ascii="Times New Roman" w:hAnsi="Times New Roman" w:cs="Times New Roman"/>
            <w:sz w:val="20"/>
            <w:szCs w:val="20"/>
          </w:rPr>
          <w:delText>Vendor</w:delText>
        </w:r>
      </w:del>
      <w:ins w:id="986" w:author="Johannes Breytenbach" w:date="2017-01-06T12:09:00Z">
        <w:r>
          <w:rPr>
            <w:rFonts w:ascii="Times New Roman" w:hAnsi="Times New Roman" w:cs="Times New Roman"/>
            <w:sz w:val="20"/>
            <w:szCs w:val="20"/>
          </w:rPr>
          <w:t>Company</w:t>
        </w:r>
      </w:ins>
      <w:r w:rsidR="002C03A2" w:rsidRPr="009C0CC1">
        <w:rPr>
          <w:rFonts w:ascii="Times New Roman" w:hAnsi="Times New Roman" w:cs="Times New Roman"/>
          <w:sz w:val="20"/>
          <w:szCs w:val="20"/>
        </w:rPr>
        <w:t xml:space="preserve">, </w:t>
      </w:r>
      <w:del w:id="987" w:author="Johannes Breytenbach" w:date="2017-01-06T12:09:00Z">
        <w:r w:rsidR="002C03A2" w:rsidRPr="009C0CC1" w:rsidDel="00E47823">
          <w:rPr>
            <w:rFonts w:ascii="Times New Roman" w:hAnsi="Times New Roman" w:cs="Times New Roman"/>
            <w:sz w:val="20"/>
            <w:szCs w:val="20"/>
          </w:rPr>
          <w:delText>Custodian</w:delText>
        </w:r>
      </w:del>
      <w:ins w:id="988" w:author="Johannes Breytenbach" w:date="2017-01-06T12:09:00Z">
        <w:r>
          <w:rPr>
            <w:rFonts w:ascii="Times New Roman" w:hAnsi="Times New Roman" w:cs="Times New Roman"/>
            <w:sz w:val="20"/>
            <w:szCs w:val="20"/>
          </w:rPr>
          <w:t>Central Mint</w:t>
        </w:r>
      </w:ins>
      <w:r w:rsidR="002C03A2" w:rsidRPr="009C0CC1">
        <w:rPr>
          <w:rFonts w:ascii="Times New Roman" w:hAnsi="Times New Roman" w:cs="Times New Roman"/>
          <w:sz w:val="20"/>
          <w:szCs w:val="20"/>
        </w:rPr>
        <w:t>,</w:t>
      </w:r>
      <w:ins w:id="989" w:author="Johannes Breytenbach" w:date="2017-01-06T12:09:00Z">
        <w:r>
          <w:rPr>
            <w:rFonts w:ascii="Times New Roman" w:hAnsi="Times New Roman" w:cs="Times New Roman"/>
            <w:sz w:val="20"/>
            <w:szCs w:val="20"/>
          </w:rPr>
          <w:t xml:space="preserve"> Escrow Agent and</w:t>
        </w:r>
        <w:r w:rsidR="00123A0D">
          <w:rPr>
            <w:rFonts w:ascii="Times New Roman" w:hAnsi="Times New Roman" w:cs="Times New Roman"/>
            <w:sz w:val="20"/>
            <w:szCs w:val="20"/>
          </w:rPr>
          <w:t xml:space="preserve"> </w:t>
        </w:r>
      </w:ins>
      <w:ins w:id="990" w:author="Johannes Breytenbach" w:date="2017-01-06T12:13:00Z">
        <w:r w:rsidR="00123A0D">
          <w:rPr>
            <w:rFonts w:ascii="Times New Roman" w:hAnsi="Times New Roman" w:cs="Times New Roman"/>
            <w:sz w:val="20"/>
            <w:szCs w:val="20"/>
          </w:rPr>
          <w:t>Independent</w:t>
        </w:r>
      </w:ins>
      <w:r w:rsidR="002C03A2" w:rsidRPr="009C0CC1">
        <w:rPr>
          <w:rFonts w:ascii="Times New Roman" w:hAnsi="Times New Roman" w:cs="Times New Roman"/>
          <w:sz w:val="20"/>
          <w:szCs w:val="20"/>
        </w:rPr>
        <w:t xml:space="preserve"> Auditor, which are further validated with proof of </w:t>
      </w:r>
      <w:del w:id="991" w:author="Johannes Breytenbach" w:date="2017-01-06T12:12:00Z">
        <w:r w:rsidR="002C03A2" w:rsidRPr="009C0CC1" w:rsidDel="00123A0D">
          <w:rPr>
            <w:rFonts w:ascii="Times New Roman" w:hAnsi="Times New Roman" w:cs="Times New Roman"/>
            <w:sz w:val="20"/>
            <w:szCs w:val="20"/>
          </w:rPr>
          <w:delText>purchase and depository receipts</w:delText>
        </w:r>
      </w:del>
      <w:ins w:id="992" w:author="Johannes Breytenbach" w:date="2017-01-06T12:12:00Z">
        <w:r w:rsidR="00123A0D">
          <w:rPr>
            <w:rFonts w:ascii="Times New Roman" w:hAnsi="Times New Roman" w:cs="Times New Roman"/>
            <w:sz w:val="20"/>
            <w:szCs w:val="20"/>
          </w:rPr>
          <w:t xml:space="preserve">delivery to the Central Mint </w:t>
        </w:r>
      </w:ins>
      <w:ins w:id="993" w:author="Johannes Breytenbach" w:date="2017-01-06T12:14:00Z">
        <w:r w:rsidR="00123A0D">
          <w:rPr>
            <w:rFonts w:ascii="Times New Roman" w:hAnsi="Times New Roman" w:cs="Times New Roman"/>
            <w:sz w:val="20"/>
            <w:szCs w:val="20"/>
          </w:rPr>
          <w:t xml:space="preserve">through </w:t>
        </w:r>
      </w:ins>
      <w:ins w:id="994" w:author="Johannes Breytenbach" w:date="2017-01-06T12:12:00Z">
        <w:r w:rsidR="00123A0D">
          <w:rPr>
            <w:rFonts w:ascii="Times New Roman" w:hAnsi="Times New Roman" w:cs="Times New Roman"/>
            <w:sz w:val="20"/>
            <w:szCs w:val="20"/>
          </w:rPr>
          <w:t>the</w:t>
        </w:r>
      </w:ins>
      <w:r w:rsidR="002C03A2" w:rsidRPr="009C0CC1">
        <w:rPr>
          <w:rFonts w:ascii="Times New Roman" w:hAnsi="Times New Roman" w:cs="Times New Roman"/>
          <w:sz w:val="20"/>
          <w:szCs w:val="20"/>
        </w:rPr>
        <w:t xml:space="preserve"> provided</w:t>
      </w:r>
      <w:ins w:id="995" w:author="Johannes Breytenbach" w:date="2017-01-06T12:13:00Z">
        <w:r w:rsidR="00123A0D">
          <w:rPr>
            <w:rFonts w:ascii="Times New Roman" w:hAnsi="Times New Roman" w:cs="Times New Roman"/>
            <w:sz w:val="20"/>
            <w:szCs w:val="20"/>
          </w:rPr>
          <w:t xml:space="preserve"> Mint issued </w:t>
        </w:r>
      </w:ins>
      <w:ins w:id="996" w:author="Johannes Breytenbach" w:date="2017-01-20T10:59:00Z">
        <w:r w:rsidR="00574736">
          <w:rPr>
            <w:rFonts w:ascii="Times New Roman" w:hAnsi="Times New Roman" w:cs="Times New Roman"/>
            <w:sz w:val="20"/>
            <w:szCs w:val="20"/>
          </w:rPr>
          <w:t>gold</w:t>
        </w:r>
      </w:ins>
      <w:ins w:id="997" w:author="Johannes Breytenbach" w:date="2017-01-06T12:13:00Z">
        <w:r w:rsidR="00123A0D">
          <w:rPr>
            <w:rFonts w:ascii="Times New Roman" w:hAnsi="Times New Roman" w:cs="Times New Roman"/>
            <w:sz w:val="20"/>
            <w:szCs w:val="20"/>
          </w:rPr>
          <w:t xml:space="preserve"> certificates</w:t>
        </w:r>
      </w:ins>
      <w:r w:rsidR="002C03A2" w:rsidRPr="009C0CC1">
        <w:rPr>
          <w:rFonts w:ascii="Times New Roman" w:hAnsi="Times New Roman" w:cs="Times New Roman"/>
          <w:sz w:val="20"/>
          <w:szCs w:val="20"/>
        </w:rPr>
        <w:t xml:space="preserve"> and uploaded onto</w:t>
      </w:r>
      <w:r w:rsidR="00EE198C">
        <w:rPr>
          <w:rFonts w:ascii="Times New Roman" w:hAnsi="Times New Roman" w:cs="Times New Roman"/>
          <w:sz w:val="20"/>
          <w:szCs w:val="20"/>
        </w:rPr>
        <w:t xml:space="preserve"> the blockchain </w:t>
      </w:r>
      <w:r w:rsidR="001037D9" w:rsidRPr="009C0CC1">
        <w:rPr>
          <w:rFonts w:ascii="Times New Roman" w:hAnsi="Times New Roman" w:cs="Times New Roman"/>
          <w:sz w:val="20"/>
          <w:szCs w:val="20"/>
        </w:rPr>
        <w:t xml:space="preserve">for permanent record. </w:t>
      </w:r>
    </w:p>
    <w:p w14:paraId="2D39E3D6" w14:textId="77777777" w:rsidR="001037D9" w:rsidRPr="009C0CC1" w:rsidRDefault="001037D9" w:rsidP="00EC2686">
      <w:pPr>
        <w:pStyle w:val="PlainText"/>
        <w:jc w:val="both"/>
        <w:rPr>
          <w:rFonts w:ascii="Times New Roman" w:hAnsi="Times New Roman" w:cs="Times New Roman"/>
          <w:sz w:val="20"/>
          <w:szCs w:val="20"/>
        </w:rPr>
      </w:pPr>
    </w:p>
    <w:p w14:paraId="20E64A4F" w14:textId="77777777" w:rsidR="008838D0" w:rsidDel="0057154A" w:rsidRDefault="008838D0">
      <w:pPr>
        <w:rPr>
          <w:del w:id="998" w:author="Johannes Breytenbach" w:date="2017-01-06T12:15:00Z"/>
          <w:rFonts w:ascii="Times New Roman" w:hAnsi="Times New Roman" w:cs="Times New Roman"/>
          <w:b/>
          <w:sz w:val="20"/>
          <w:szCs w:val="20"/>
        </w:rPr>
      </w:pPr>
      <w:del w:id="999" w:author="Johannes Breytenbach" w:date="2017-01-06T12:15:00Z">
        <w:r w:rsidDel="0057154A">
          <w:rPr>
            <w:rFonts w:ascii="Times New Roman" w:hAnsi="Times New Roman" w:cs="Times New Roman"/>
            <w:b/>
            <w:sz w:val="20"/>
            <w:szCs w:val="20"/>
          </w:rPr>
          <w:br w:type="page"/>
        </w:r>
      </w:del>
    </w:p>
    <w:p w14:paraId="3DBD69B4" w14:textId="77777777" w:rsidR="002C03A2" w:rsidRPr="009C0CC1" w:rsidRDefault="00272C79" w:rsidP="001037D9">
      <w:pPr>
        <w:pStyle w:val="PlainText"/>
        <w:jc w:val="center"/>
        <w:rPr>
          <w:rFonts w:ascii="Times New Roman" w:hAnsi="Times New Roman" w:cs="Times New Roman"/>
          <w:b/>
          <w:sz w:val="20"/>
          <w:szCs w:val="20"/>
        </w:rPr>
      </w:pPr>
      <w:r>
        <w:rPr>
          <w:rFonts w:ascii="Times New Roman" w:hAnsi="Times New Roman" w:cs="Times New Roman"/>
          <w:b/>
          <w:sz w:val="20"/>
          <w:szCs w:val="20"/>
        </w:rPr>
        <w:t>FlowChart-2</w:t>
      </w:r>
      <w:r w:rsidR="002C03A2" w:rsidRPr="009C0CC1">
        <w:rPr>
          <w:rFonts w:ascii="Times New Roman" w:hAnsi="Times New Roman" w:cs="Times New Roman"/>
          <w:b/>
          <w:sz w:val="20"/>
          <w:szCs w:val="20"/>
        </w:rPr>
        <w:t xml:space="preserve">: </w:t>
      </w:r>
      <w:r w:rsidR="001037D9" w:rsidRPr="009C0CC1">
        <w:rPr>
          <w:rFonts w:ascii="Times New Roman" w:hAnsi="Times New Roman" w:cs="Times New Roman"/>
          <w:b/>
          <w:sz w:val="20"/>
          <w:szCs w:val="20"/>
        </w:rPr>
        <w:t>OZ</w:t>
      </w:r>
      <w:del w:id="1000" w:author="Johannes Breytenbach" w:date="2017-01-07T11:27:00Z">
        <w:r w:rsidR="001037D9" w:rsidRPr="009C0CC1" w:rsidDel="00C32EDC">
          <w:rPr>
            <w:rFonts w:ascii="Times New Roman" w:hAnsi="Times New Roman" w:cs="Times New Roman"/>
            <w:b/>
            <w:sz w:val="20"/>
            <w:szCs w:val="20"/>
          </w:rPr>
          <w:delText>-</w:delText>
        </w:r>
      </w:del>
      <w:r w:rsidR="001037D9" w:rsidRPr="009C0CC1">
        <w:rPr>
          <w:rFonts w:ascii="Times New Roman" w:hAnsi="Times New Roman" w:cs="Times New Roman"/>
          <w:b/>
          <w:sz w:val="20"/>
          <w:szCs w:val="20"/>
        </w:rPr>
        <w:t xml:space="preserve">coin </w:t>
      </w:r>
      <w:del w:id="1001" w:author="Johannes Breytenbach" w:date="2017-01-07T11:27:00Z">
        <w:r w:rsidR="002C03A2" w:rsidRPr="009C0CC1" w:rsidDel="00C32EDC">
          <w:rPr>
            <w:rFonts w:ascii="Times New Roman" w:hAnsi="Times New Roman" w:cs="Times New Roman"/>
            <w:b/>
            <w:sz w:val="20"/>
            <w:szCs w:val="20"/>
          </w:rPr>
          <w:delText>Asset Registration</w:delText>
        </w:r>
      </w:del>
      <w:ins w:id="1002" w:author="Johannes Breytenbach" w:date="2017-01-07T11:27:00Z">
        <w:r w:rsidR="00C32EDC">
          <w:rPr>
            <w:rFonts w:ascii="Times New Roman" w:hAnsi="Times New Roman" w:cs="Times New Roman"/>
            <w:b/>
            <w:sz w:val="20"/>
            <w:szCs w:val="20"/>
          </w:rPr>
          <w:t>Proof of Asset Verification</w:t>
        </w:r>
      </w:ins>
      <w:r w:rsidR="002C03A2" w:rsidRPr="009C0CC1">
        <w:rPr>
          <w:rFonts w:ascii="Times New Roman" w:hAnsi="Times New Roman" w:cs="Times New Roman"/>
          <w:b/>
          <w:sz w:val="20"/>
          <w:szCs w:val="20"/>
        </w:rPr>
        <w:t xml:space="preserve"> Process</w:t>
      </w:r>
    </w:p>
    <w:p w14:paraId="268CF04A" w14:textId="77777777" w:rsidR="002C03A2" w:rsidRPr="009C0CC1" w:rsidDel="00491764" w:rsidRDefault="002C03A2" w:rsidP="0007411D">
      <w:pPr>
        <w:pStyle w:val="PlainText"/>
        <w:rPr>
          <w:del w:id="1003" w:author="Johannes Breytenbach" w:date="2017-01-06T17:22:00Z"/>
          <w:rFonts w:ascii="Times New Roman" w:hAnsi="Times New Roman" w:cs="Times New Roman"/>
          <w:sz w:val="20"/>
          <w:szCs w:val="20"/>
        </w:rPr>
      </w:pPr>
    </w:p>
    <w:p w14:paraId="07EB0ED1" w14:textId="77777777" w:rsidR="001037D9" w:rsidRPr="009C0CC1" w:rsidRDefault="001037D9" w:rsidP="0007411D">
      <w:pPr>
        <w:pStyle w:val="PlainText"/>
        <w:rPr>
          <w:rFonts w:ascii="Times New Roman" w:hAnsi="Times New Roman" w:cs="Times New Roman"/>
          <w:sz w:val="20"/>
          <w:szCs w:val="20"/>
        </w:rPr>
      </w:pPr>
    </w:p>
    <w:p w14:paraId="5FA429C9" w14:textId="5BBD8277" w:rsidR="001037D9" w:rsidRDefault="008838D0" w:rsidP="0007411D">
      <w:pPr>
        <w:pStyle w:val="PlainText"/>
        <w:rPr>
          <w:rFonts w:ascii="Times New Roman" w:hAnsi="Times New Roman" w:cs="Times New Roman"/>
          <w:sz w:val="20"/>
          <w:szCs w:val="20"/>
        </w:rPr>
      </w:pPr>
      <w:del w:id="1004" w:author="Johannes Breytenbach" w:date="2017-01-06T17:19:00Z">
        <w:r w:rsidDel="00D43D23">
          <w:rPr>
            <w:rFonts w:ascii="Times New Roman" w:hAnsi="Times New Roman" w:cs="Times New Roman"/>
            <w:noProof/>
            <w:sz w:val="20"/>
            <w:szCs w:val="20"/>
          </w:rPr>
          <w:drawing>
            <wp:inline distT="0" distB="0" distL="0" distR="0" wp14:anchorId="04E7C387" wp14:editId="4A44C19F">
              <wp:extent cx="5314386" cy="6776977"/>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 Process - Standard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7593" cy="6781067"/>
                      </a:xfrm>
                      <a:prstGeom prst="rect">
                        <a:avLst/>
                      </a:prstGeom>
                    </pic:spPr>
                  </pic:pic>
                </a:graphicData>
              </a:graphic>
            </wp:inline>
          </w:drawing>
        </w:r>
      </w:del>
      <w:ins w:id="1005" w:author="Johannes Breytenbach" w:date="2017-01-20T10:51:00Z">
        <w:r w:rsidR="00065127">
          <w:rPr>
            <w:rFonts w:ascii="Times New Roman" w:hAnsi="Times New Roman" w:cs="Times New Roman"/>
            <w:noProof/>
            <w:sz w:val="20"/>
            <w:szCs w:val="20"/>
          </w:rPr>
          <w:drawing>
            <wp:inline distT="0" distB="0" distL="0" distR="0" wp14:anchorId="104305D8" wp14:editId="5E7E13B9">
              <wp:extent cx="5943600" cy="599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of of Asset Verification Process - Page 1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95035"/>
                      </a:xfrm>
                      <a:prstGeom prst="rect">
                        <a:avLst/>
                      </a:prstGeom>
                    </pic:spPr>
                  </pic:pic>
                </a:graphicData>
              </a:graphic>
            </wp:inline>
          </w:drawing>
        </w:r>
      </w:ins>
    </w:p>
    <w:p w14:paraId="37E3F743" w14:textId="77777777" w:rsidR="006A2B2F" w:rsidRDefault="006A2B2F" w:rsidP="0007411D">
      <w:pPr>
        <w:pStyle w:val="PlainText"/>
        <w:rPr>
          <w:rFonts w:ascii="Times New Roman" w:hAnsi="Times New Roman" w:cs="Times New Roman"/>
          <w:sz w:val="20"/>
          <w:szCs w:val="20"/>
        </w:rPr>
      </w:pPr>
    </w:p>
    <w:p w14:paraId="3F9186C1" w14:textId="77777777" w:rsidR="006A2B2F" w:rsidRDefault="006A2B2F" w:rsidP="0007411D">
      <w:pPr>
        <w:pStyle w:val="PlainText"/>
        <w:rPr>
          <w:rFonts w:ascii="Times New Roman" w:hAnsi="Times New Roman" w:cs="Times New Roman"/>
          <w:sz w:val="20"/>
          <w:szCs w:val="20"/>
        </w:rPr>
      </w:pPr>
    </w:p>
    <w:p w14:paraId="4CEB638B" w14:textId="77777777" w:rsidR="001037D9" w:rsidRPr="009C0CC1" w:rsidDel="004B1166" w:rsidRDefault="001037D9" w:rsidP="0007411D">
      <w:pPr>
        <w:pStyle w:val="PlainText"/>
        <w:rPr>
          <w:del w:id="1006" w:author="Johannes Breytenbach" w:date="2017-01-07T07:51:00Z"/>
          <w:rFonts w:ascii="Times New Roman" w:hAnsi="Times New Roman" w:cs="Times New Roman"/>
          <w:sz w:val="20"/>
          <w:szCs w:val="20"/>
        </w:rPr>
      </w:pPr>
    </w:p>
    <w:p w14:paraId="7D56A5A2" w14:textId="77777777" w:rsidR="008838D0" w:rsidRPr="004B1166" w:rsidDel="004B1166" w:rsidRDefault="008838D0">
      <w:pPr>
        <w:pStyle w:val="Heading3"/>
        <w:rPr>
          <w:del w:id="1007" w:author="Johannes Breytenbach" w:date="2017-01-07T07:50:00Z"/>
          <w:rPrChange w:id="1008" w:author="Johannes Breytenbach" w:date="2017-01-07T07:51:00Z">
            <w:rPr>
              <w:del w:id="1009" w:author="Johannes Breytenbach" w:date="2017-01-07T07:50:00Z"/>
              <w:rFonts w:ascii="Times New Roman" w:hAnsi="Times New Roman" w:cs="Times New Roman"/>
              <w:sz w:val="20"/>
              <w:szCs w:val="20"/>
            </w:rPr>
          </w:rPrChange>
        </w:rPr>
        <w:pPrChange w:id="1010" w:author="Johannes Breytenbach" w:date="2017-01-07T12:09:00Z">
          <w:pPr/>
        </w:pPrChange>
      </w:pPr>
      <w:r>
        <w:br w:type="page"/>
      </w:r>
    </w:p>
    <w:p w14:paraId="001D2567" w14:textId="77777777" w:rsidR="00253770" w:rsidRPr="004B1166" w:rsidRDefault="0087535A">
      <w:pPr>
        <w:pStyle w:val="Heading3"/>
        <w:rPr>
          <w:ins w:id="1011" w:author="Johannes Breytenbach" w:date="2017-01-06T21:05:00Z"/>
          <w:rFonts w:asciiTheme="minorHAnsi" w:hAnsiTheme="minorHAnsi" w:cstheme="minorBidi"/>
          <w:sz w:val="22"/>
          <w:szCs w:val="22"/>
          <w:rPrChange w:id="1012" w:author="Johannes Breytenbach" w:date="2017-01-07T07:51:00Z">
            <w:rPr>
              <w:ins w:id="1013" w:author="Johannes Breytenbach" w:date="2017-01-06T21:05:00Z"/>
              <w:rFonts w:ascii="Times New Roman" w:hAnsi="Times New Roman" w:cs="Times New Roman"/>
              <w:sz w:val="20"/>
              <w:szCs w:val="20"/>
            </w:rPr>
          </w:rPrChange>
        </w:rPr>
        <w:pPrChange w:id="1014" w:author="Johannes Breytenbach" w:date="2017-01-07T12:09:00Z">
          <w:pPr>
            <w:pStyle w:val="PlainText"/>
          </w:pPr>
        </w:pPrChange>
      </w:pPr>
      <w:bookmarkStart w:id="1015" w:name="_Toc474766670"/>
      <w:ins w:id="1016" w:author="Johannes Breytenbach" w:date="2017-01-06T21:04:00Z">
        <w:r w:rsidRPr="00AD0085">
          <w:rPr>
            <w:rFonts w:asciiTheme="minorHAnsi" w:hAnsiTheme="minorHAnsi" w:cstheme="minorBidi"/>
            <w:sz w:val="22"/>
            <w:szCs w:val="22"/>
          </w:rPr>
          <w:t>1</w:t>
        </w:r>
        <w:r w:rsidR="00253770" w:rsidRPr="004B1166">
          <w:rPr>
            <w:rFonts w:asciiTheme="minorHAnsi" w:hAnsiTheme="minorHAnsi" w:cstheme="minorBidi"/>
            <w:sz w:val="22"/>
            <w:szCs w:val="22"/>
            <w:rPrChange w:id="1017" w:author="Johannes Breytenbach" w:date="2017-01-07T07:51:00Z">
              <w:rPr>
                <w:rFonts w:ascii="Times New Roman" w:hAnsi="Times New Roman" w:cs="Times New Roman"/>
                <w:sz w:val="20"/>
                <w:szCs w:val="20"/>
              </w:rPr>
            </w:rPrChange>
          </w:rPr>
          <w:t>.1 The Auditing Process</w:t>
        </w:r>
        <w:bookmarkEnd w:id="1015"/>
        <w:r w:rsidR="00253770" w:rsidRPr="004B1166">
          <w:rPr>
            <w:rFonts w:asciiTheme="minorHAnsi" w:hAnsiTheme="minorHAnsi" w:cstheme="minorBidi"/>
            <w:sz w:val="22"/>
            <w:szCs w:val="22"/>
            <w:rPrChange w:id="1018" w:author="Johannes Breytenbach" w:date="2017-01-07T07:51:00Z">
              <w:rPr>
                <w:rFonts w:ascii="Times New Roman" w:hAnsi="Times New Roman" w:cs="Times New Roman"/>
                <w:sz w:val="20"/>
                <w:szCs w:val="20"/>
              </w:rPr>
            </w:rPrChange>
          </w:rPr>
          <w:t xml:space="preserve"> </w:t>
        </w:r>
      </w:ins>
    </w:p>
    <w:p w14:paraId="7930831B" w14:textId="77777777" w:rsidR="002C03A2" w:rsidRPr="009C0CC1" w:rsidRDefault="001037D9" w:rsidP="0007411D">
      <w:pPr>
        <w:pStyle w:val="PlainText"/>
        <w:rPr>
          <w:rFonts w:ascii="Times New Roman" w:hAnsi="Times New Roman" w:cs="Times New Roman"/>
          <w:sz w:val="20"/>
          <w:szCs w:val="20"/>
        </w:rPr>
      </w:pPr>
      <w:r w:rsidRPr="009C0CC1">
        <w:rPr>
          <w:rFonts w:ascii="Times New Roman" w:hAnsi="Times New Roman" w:cs="Times New Roman"/>
          <w:sz w:val="20"/>
          <w:szCs w:val="20"/>
        </w:rPr>
        <w:t>T</w:t>
      </w:r>
      <w:r w:rsidR="002C03A2" w:rsidRPr="009C0CC1">
        <w:rPr>
          <w:rFonts w:ascii="Times New Roman" w:hAnsi="Times New Roman" w:cs="Times New Roman"/>
          <w:sz w:val="20"/>
          <w:szCs w:val="20"/>
        </w:rPr>
        <w:t xml:space="preserve">he </w:t>
      </w:r>
      <w:ins w:id="1019" w:author="Johannes Breytenbach" w:date="2017-01-10T17:31:00Z">
        <w:r w:rsidR="00F30C01" w:rsidRPr="009C0CC1">
          <w:rPr>
            <w:rFonts w:ascii="Times New Roman" w:hAnsi="Times New Roman" w:cs="Times New Roman"/>
            <w:sz w:val="20"/>
            <w:szCs w:val="20"/>
          </w:rPr>
          <w:t xml:space="preserve">Proof of Asset </w:t>
        </w:r>
        <w:r w:rsidR="00F30C01">
          <w:rPr>
            <w:rFonts w:ascii="Times New Roman" w:hAnsi="Times New Roman" w:cs="Times New Roman"/>
            <w:sz w:val="20"/>
            <w:szCs w:val="20"/>
          </w:rPr>
          <w:t>(</w:t>
        </w:r>
      </w:ins>
      <w:r w:rsidR="002C03A2" w:rsidRPr="009C0CC1">
        <w:rPr>
          <w:rFonts w:ascii="Times New Roman" w:hAnsi="Times New Roman" w:cs="Times New Roman"/>
          <w:sz w:val="20"/>
          <w:szCs w:val="20"/>
        </w:rPr>
        <w:t>PoA</w:t>
      </w:r>
      <w:ins w:id="1020" w:author="Johannes Breytenbach" w:date="2017-01-10T17:31:00Z">
        <w:r w:rsidR="00F30C01">
          <w:rPr>
            <w:rFonts w:ascii="Times New Roman" w:hAnsi="Times New Roman" w:cs="Times New Roman"/>
            <w:sz w:val="20"/>
            <w:szCs w:val="20"/>
          </w:rPr>
          <w:t>)</w:t>
        </w:r>
      </w:ins>
      <w:r w:rsidR="002C03A2" w:rsidRPr="009C0CC1">
        <w:rPr>
          <w:rFonts w:ascii="Times New Roman" w:hAnsi="Times New Roman" w:cs="Times New Roman"/>
          <w:sz w:val="20"/>
          <w:szCs w:val="20"/>
        </w:rPr>
        <w:t xml:space="preserve"> Verification contains a sub</w:t>
      </w:r>
      <w:ins w:id="1021" w:author="Johannes Breytenbach" w:date="2017-01-10T17:31:00Z">
        <w:r w:rsidR="00F30C01">
          <w:rPr>
            <w:rFonts w:ascii="Times New Roman" w:hAnsi="Times New Roman" w:cs="Times New Roman"/>
            <w:sz w:val="20"/>
            <w:szCs w:val="20"/>
          </w:rPr>
          <w:t>-</w:t>
        </w:r>
      </w:ins>
      <w:del w:id="1022" w:author="Johannes Breytenbach" w:date="2017-01-10T17:31:00Z">
        <w:r w:rsidR="002C03A2" w:rsidRPr="009C0CC1" w:rsidDel="00F30C01">
          <w:rPr>
            <w:rFonts w:ascii="Times New Roman" w:hAnsi="Times New Roman" w:cs="Times New Roman"/>
            <w:sz w:val="20"/>
            <w:szCs w:val="20"/>
          </w:rPr>
          <w:delText xml:space="preserve"> </w:delText>
        </w:r>
      </w:del>
      <w:r w:rsidR="002C03A2" w:rsidRPr="009C0CC1">
        <w:rPr>
          <w:rFonts w:ascii="Times New Roman" w:hAnsi="Times New Roman" w:cs="Times New Roman"/>
          <w:sz w:val="20"/>
          <w:szCs w:val="20"/>
        </w:rPr>
        <w:t>process for re</w:t>
      </w:r>
      <w:r w:rsidRPr="009C0CC1">
        <w:rPr>
          <w:rFonts w:ascii="Times New Roman" w:hAnsi="Times New Roman" w:cs="Times New Roman"/>
          <w:sz w:val="20"/>
          <w:szCs w:val="20"/>
        </w:rPr>
        <w:t>gular audits as shown in (Fig 2</w:t>
      </w:r>
      <w:r w:rsidR="002C03A2" w:rsidRPr="009C0CC1">
        <w:rPr>
          <w:rFonts w:ascii="Times New Roman" w:hAnsi="Times New Roman" w:cs="Times New Roman"/>
          <w:sz w:val="20"/>
          <w:szCs w:val="20"/>
        </w:rPr>
        <w:t xml:space="preserve">). </w:t>
      </w:r>
    </w:p>
    <w:p w14:paraId="5522A6D5" w14:textId="77777777" w:rsidR="002C03A2" w:rsidRPr="009C0CC1" w:rsidRDefault="002C03A2" w:rsidP="0007411D">
      <w:pPr>
        <w:pStyle w:val="PlainText"/>
        <w:rPr>
          <w:rFonts w:ascii="Times New Roman" w:hAnsi="Times New Roman" w:cs="Times New Roman"/>
          <w:sz w:val="20"/>
          <w:szCs w:val="20"/>
        </w:rPr>
      </w:pPr>
    </w:p>
    <w:p w14:paraId="2D67238E" w14:textId="77777777" w:rsidR="002C03A2" w:rsidRDefault="002C03A2" w:rsidP="0007411D">
      <w:pPr>
        <w:pStyle w:val="PlainText"/>
        <w:rPr>
          <w:rFonts w:ascii="Times New Roman" w:hAnsi="Times New Roman" w:cs="Times New Roman"/>
          <w:b/>
          <w:sz w:val="20"/>
          <w:szCs w:val="20"/>
        </w:rPr>
      </w:pPr>
      <w:r w:rsidRPr="009C0CC1">
        <w:rPr>
          <w:rFonts w:ascii="Times New Roman" w:hAnsi="Times New Roman" w:cs="Times New Roman"/>
          <w:b/>
          <w:sz w:val="20"/>
          <w:szCs w:val="20"/>
        </w:rPr>
        <w:t xml:space="preserve">                                      </w:t>
      </w:r>
      <w:r w:rsidR="001037D9" w:rsidRPr="009C0CC1">
        <w:rPr>
          <w:rFonts w:ascii="Times New Roman" w:hAnsi="Times New Roman" w:cs="Times New Roman"/>
          <w:b/>
          <w:sz w:val="20"/>
          <w:szCs w:val="20"/>
        </w:rPr>
        <w:t xml:space="preserve">                       </w:t>
      </w:r>
      <w:r w:rsidR="00272C79">
        <w:rPr>
          <w:rFonts w:ascii="Times New Roman" w:hAnsi="Times New Roman" w:cs="Times New Roman"/>
          <w:b/>
          <w:sz w:val="20"/>
          <w:szCs w:val="20"/>
        </w:rPr>
        <w:t>FlowChart-3</w:t>
      </w:r>
      <w:r w:rsidRPr="009C0CC1">
        <w:rPr>
          <w:rFonts w:ascii="Times New Roman" w:hAnsi="Times New Roman" w:cs="Times New Roman"/>
          <w:b/>
          <w:sz w:val="20"/>
          <w:szCs w:val="20"/>
        </w:rPr>
        <w:t xml:space="preserve">: Audit Process </w:t>
      </w:r>
    </w:p>
    <w:p w14:paraId="68CBC0D2" w14:textId="3C2524D2" w:rsidR="00EE198C" w:rsidRDefault="00E41613" w:rsidP="0007411D">
      <w:pPr>
        <w:pStyle w:val="PlainText"/>
        <w:rPr>
          <w:rFonts w:ascii="Times New Roman" w:hAnsi="Times New Roman" w:cs="Times New Roman"/>
          <w:b/>
          <w:sz w:val="20"/>
          <w:szCs w:val="20"/>
        </w:rPr>
      </w:pPr>
      <w:ins w:id="1023" w:author="Johannes Breytenbach" w:date="2017-01-21T06:59:00Z">
        <w:r>
          <w:rPr>
            <w:rFonts w:ascii="Times New Roman" w:hAnsi="Times New Roman" w:cs="Times New Roman"/>
            <w:b/>
            <w:noProof/>
            <w:sz w:val="20"/>
            <w:szCs w:val="20"/>
          </w:rPr>
          <w:drawing>
            <wp:inline distT="0" distB="0" distL="0" distR="0" wp14:anchorId="78024DB3" wp14:editId="17ACCBCA">
              <wp:extent cx="5512647"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dit Process - Page 1.png"/>
                      <pic:cNvPicPr/>
                    </pic:nvPicPr>
                    <pic:blipFill>
                      <a:blip r:embed="rId15">
                        <a:extLst>
                          <a:ext uri="{28A0092B-C50C-407E-A947-70E740481C1C}">
                            <a14:useLocalDpi xmlns:a14="http://schemas.microsoft.com/office/drawing/2010/main" val="0"/>
                          </a:ext>
                        </a:extLst>
                      </a:blip>
                      <a:stretch>
                        <a:fillRect/>
                      </a:stretch>
                    </pic:blipFill>
                    <pic:spPr>
                      <a:xfrm>
                        <a:off x="0" y="0"/>
                        <a:ext cx="5523275" cy="3556494"/>
                      </a:xfrm>
                      <a:prstGeom prst="rect">
                        <a:avLst/>
                      </a:prstGeom>
                    </pic:spPr>
                  </pic:pic>
                </a:graphicData>
              </a:graphic>
            </wp:inline>
          </w:drawing>
        </w:r>
      </w:ins>
      <w:del w:id="1024" w:author="Johannes Breytenbach" w:date="2017-01-06T20:51:00Z">
        <w:r w:rsidR="00A81EFC">
          <w:rPr>
            <w:rFonts w:ascii="Times New Roman" w:hAnsi="Times New Roman" w:cs="Times New Roman"/>
            <w:b/>
            <w:noProof/>
            <w:sz w:val="20"/>
            <w:szCs w:val="20"/>
          </w:rPr>
          <w:object w:dxaOrig="0" w:dyaOrig="0" w14:anchorId="60F3B4A7">
            <v:shape id="_x0000_s1032" type="#_x0000_t75" style="position:absolute;margin-left:-28pt;margin-top:5pt;width:529.5pt;height:451.4pt;z-index:-251649024;mso-position-horizontal-relative:text;mso-position-vertical-relative:text">
              <v:imagedata r:id="rId16" o:title=""/>
            </v:shape>
            <o:OLEObject Type="Embed" ProgID="Acrobat.Document.DC" ShapeID="_x0000_s1032" DrawAspect="Content" ObjectID="_1548825619" r:id="rId17"/>
          </w:object>
        </w:r>
      </w:del>
    </w:p>
    <w:p w14:paraId="6BB12801" w14:textId="539B04FC" w:rsidR="00EE198C" w:rsidDel="001A3F8D" w:rsidRDefault="00EE198C" w:rsidP="0007411D">
      <w:pPr>
        <w:pStyle w:val="PlainText"/>
        <w:rPr>
          <w:del w:id="1025" w:author="Johannes Breytenbach" w:date="2017-02-13T12:15:00Z"/>
          <w:rFonts w:ascii="Times New Roman" w:hAnsi="Times New Roman" w:cs="Times New Roman"/>
          <w:b/>
          <w:sz w:val="20"/>
          <w:szCs w:val="20"/>
        </w:rPr>
      </w:pPr>
    </w:p>
    <w:p w14:paraId="0658A7E7" w14:textId="77777777" w:rsidR="00EE198C" w:rsidDel="00D734D0" w:rsidRDefault="00EE198C" w:rsidP="0007411D">
      <w:pPr>
        <w:pStyle w:val="PlainText"/>
        <w:rPr>
          <w:del w:id="1026" w:author="Johannes Breytenbach" w:date="2017-01-09T06:24:00Z"/>
          <w:rFonts w:ascii="Times New Roman" w:hAnsi="Times New Roman" w:cs="Times New Roman"/>
          <w:b/>
          <w:sz w:val="20"/>
          <w:szCs w:val="20"/>
        </w:rPr>
      </w:pPr>
    </w:p>
    <w:p w14:paraId="122DEE03" w14:textId="77777777" w:rsidR="00EE198C" w:rsidRPr="004B1166" w:rsidDel="001A6249" w:rsidRDefault="00EE198C">
      <w:pPr>
        <w:pStyle w:val="Heading2"/>
        <w:rPr>
          <w:del w:id="1027" w:author="Johannes Breytenbach" w:date="2017-01-06T20:51:00Z"/>
          <w:b w:val="0"/>
          <w:rPrChange w:id="1028" w:author="Johannes Breytenbach" w:date="2017-01-07T07:51:00Z">
            <w:rPr>
              <w:del w:id="1029" w:author="Johannes Breytenbach" w:date="2017-01-06T20:51:00Z"/>
              <w:rFonts w:ascii="Times New Roman" w:hAnsi="Times New Roman" w:cs="Times New Roman"/>
              <w:b/>
              <w:sz w:val="20"/>
              <w:szCs w:val="20"/>
            </w:rPr>
          </w:rPrChange>
        </w:rPr>
        <w:pPrChange w:id="1030" w:author="Johannes Breytenbach" w:date="2017-01-07T12:10:00Z">
          <w:pPr>
            <w:pStyle w:val="PlainText"/>
          </w:pPr>
        </w:pPrChange>
      </w:pPr>
    </w:p>
    <w:p w14:paraId="07109933" w14:textId="77777777" w:rsidR="002C03A2" w:rsidRPr="004B1166" w:rsidDel="001A6249" w:rsidRDefault="002C03A2">
      <w:pPr>
        <w:pStyle w:val="Heading2"/>
        <w:rPr>
          <w:del w:id="1031" w:author="Johannes Breytenbach" w:date="2017-01-06T20:51:00Z"/>
          <w:rPrChange w:id="1032" w:author="Johannes Breytenbach" w:date="2017-01-07T07:51:00Z">
            <w:rPr>
              <w:del w:id="1033" w:author="Johannes Breytenbach" w:date="2017-01-06T20:51:00Z"/>
              <w:rFonts w:ascii="Times New Roman" w:hAnsi="Times New Roman" w:cs="Times New Roman"/>
              <w:sz w:val="20"/>
              <w:szCs w:val="20"/>
            </w:rPr>
          </w:rPrChange>
        </w:rPr>
        <w:pPrChange w:id="1034" w:author="Johannes Breytenbach" w:date="2017-01-07T12:10:00Z">
          <w:pPr>
            <w:pStyle w:val="PlainText"/>
          </w:pPr>
        </w:pPrChange>
      </w:pPr>
    </w:p>
    <w:p w14:paraId="22D1DE2B" w14:textId="77777777" w:rsidR="002C03A2" w:rsidRPr="004B1166" w:rsidDel="001A6249" w:rsidRDefault="002C03A2">
      <w:pPr>
        <w:pStyle w:val="Heading2"/>
        <w:rPr>
          <w:del w:id="1035" w:author="Johannes Breytenbach" w:date="2017-01-06T20:51:00Z"/>
          <w:rPrChange w:id="1036" w:author="Johannes Breytenbach" w:date="2017-01-07T07:51:00Z">
            <w:rPr>
              <w:del w:id="1037" w:author="Johannes Breytenbach" w:date="2017-01-06T20:51:00Z"/>
              <w:rFonts w:ascii="Times New Roman" w:hAnsi="Times New Roman" w:cs="Times New Roman"/>
              <w:sz w:val="20"/>
              <w:szCs w:val="20"/>
            </w:rPr>
          </w:rPrChange>
        </w:rPr>
        <w:pPrChange w:id="1038" w:author="Johannes Breytenbach" w:date="2017-01-07T12:10:00Z">
          <w:pPr>
            <w:pStyle w:val="PlainText"/>
          </w:pPr>
        </w:pPrChange>
      </w:pPr>
    </w:p>
    <w:p w14:paraId="6844EAA4" w14:textId="77777777" w:rsidR="00EE198C" w:rsidRPr="004B1166" w:rsidDel="001A6249" w:rsidRDefault="00EE198C">
      <w:pPr>
        <w:pStyle w:val="Heading2"/>
        <w:rPr>
          <w:del w:id="1039" w:author="Johannes Breytenbach" w:date="2017-01-06T20:51:00Z"/>
          <w:rPrChange w:id="1040" w:author="Johannes Breytenbach" w:date="2017-01-07T07:51:00Z">
            <w:rPr>
              <w:del w:id="1041" w:author="Johannes Breytenbach" w:date="2017-01-06T20:51:00Z"/>
              <w:rFonts w:ascii="Times New Roman" w:hAnsi="Times New Roman" w:cs="Times New Roman"/>
              <w:sz w:val="20"/>
              <w:szCs w:val="20"/>
            </w:rPr>
          </w:rPrChange>
        </w:rPr>
        <w:pPrChange w:id="1042" w:author="Johannes Breytenbach" w:date="2017-01-07T12:10:00Z">
          <w:pPr>
            <w:pStyle w:val="PlainText"/>
          </w:pPr>
        </w:pPrChange>
      </w:pPr>
    </w:p>
    <w:p w14:paraId="36EA794F" w14:textId="77777777" w:rsidR="00EE198C" w:rsidRPr="004B1166" w:rsidDel="001A6249" w:rsidRDefault="00EE198C">
      <w:pPr>
        <w:pStyle w:val="Heading2"/>
        <w:rPr>
          <w:del w:id="1043" w:author="Johannes Breytenbach" w:date="2017-01-06T20:51:00Z"/>
          <w:rPrChange w:id="1044" w:author="Johannes Breytenbach" w:date="2017-01-07T07:51:00Z">
            <w:rPr>
              <w:del w:id="1045" w:author="Johannes Breytenbach" w:date="2017-01-06T20:51:00Z"/>
              <w:rFonts w:ascii="Times New Roman" w:hAnsi="Times New Roman" w:cs="Times New Roman"/>
              <w:sz w:val="20"/>
              <w:szCs w:val="20"/>
            </w:rPr>
          </w:rPrChange>
        </w:rPr>
        <w:pPrChange w:id="1046" w:author="Johannes Breytenbach" w:date="2017-01-07T12:10:00Z">
          <w:pPr>
            <w:pStyle w:val="PlainText"/>
          </w:pPr>
        </w:pPrChange>
      </w:pPr>
    </w:p>
    <w:p w14:paraId="5C3C9C78" w14:textId="77777777" w:rsidR="00EE198C" w:rsidRPr="004B1166" w:rsidDel="001A6249" w:rsidRDefault="00EE198C">
      <w:pPr>
        <w:pStyle w:val="Heading2"/>
        <w:rPr>
          <w:del w:id="1047" w:author="Johannes Breytenbach" w:date="2017-01-06T20:51:00Z"/>
          <w:rPrChange w:id="1048" w:author="Johannes Breytenbach" w:date="2017-01-07T07:51:00Z">
            <w:rPr>
              <w:del w:id="1049" w:author="Johannes Breytenbach" w:date="2017-01-06T20:51:00Z"/>
              <w:rFonts w:ascii="Times New Roman" w:hAnsi="Times New Roman" w:cs="Times New Roman"/>
              <w:sz w:val="20"/>
              <w:szCs w:val="20"/>
            </w:rPr>
          </w:rPrChange>
        </w:rPr>
        <w:pPrChange w:id="1050" w:author="Johannes Breytenbach" w:date="2017-01-07T12:10:00Z">
          <w:pPr>
            <w:pStyle w:val="PlainText"/>
          </w:pPr>
        </w:pPrChange>
      </w:pPr>
    </w:p>
    <w:p w14:paraId="1C4BA075" w14:textId="77777777" w:rsidR="00EE198C" w:rsidRPr="004B1166" w:rsidDel="001A6249" w:rsidRDefault="00EE198C">
      <w:pPr>
        <w:pStyle w:val="Heading2"/>
        <w:rPr>
          <w:del w:id="1051" w:author="Johannes Breytenbach" w:date="2017-01-06T20:51:00Z"/>
          <w:rPrChange w:id="1052" w:author="Johannes Breytenbach" w:date="2017-01-07T07:51:00Z">
            <w:rPr>
              <w:del w:id="1053" w:author="Johannes Breytenbach" w:date="2017-01-06T20:51:00Z"/>
              <w:rFonts w:ascii="Times New Roman" w:hAnsi="Times New Roman" w:cs="Times New Roman"/>
              <w:sz w:val="20"/>
              <w:szCs w:val="20"/>
            </w:rPr>
          </w:rPrChange>
        </w:rPr>
        <w:pPrChange w:id="1054" w:author="Johannes Breytenbach" w:date="2017-01-07T12:10:00Z">
          <w:pPr>
            <w:pStyle w:val="PlainText"/>
          </w:pPr>
        </w:pPrChange>
      </w:pPr>
    </w:p>
    <w:p w14:paraId="1C575B75" w14:textId="77777777" w:rsidR="00EE198C" w:rsidRPr="004B1166" w:rsidDel="001A6249" w:rsidRDefault="00EE198C">
      <w:pPr>
        <w:pStyle w:val="Heading2"/>
        <w:rPr>
          <w:del w:id="1055" w:author="Johannes Breytenbach" w:date="2017-01-06T20:51:00Z"/>
          <w:rPrChange w:id="1056" w:author="Johannes Breytenbach" w:date="2017-01-07T07:51:00Z">
            <w:rPr>
              <w:del w:id="1057" w:author="Johannes Breytenbach" w:date="2017-01-06T20:51:00Z"/>
              <w:rFonts w:ascii="Times New Roman" w:hAnsi="Times New Roman" w:cs="Times New Roman"/>
              <w:sz w:val="20"/>
              <w:szCs w:val="20"/>
            </w:rPr>
          </w:rPrChange>
        </w:rPr>
        <w:pPrChange w:id="1058" w:author="Johannes Breytenbach" w:date="2017-01-07T12:10:00Z">
          <w:pPr>
            <w:pStyle w:val="PlainText"/>
          </w:pPr>
        </w:pPrChange>
      </w:pPr>
    </w:p>
    <w:p w14:paraId="5E5C5EC2" w14:textId="77777777" w:rsidR="00EE198C" w:rsidRPr="004B1166" w:rsidDel="001A6249" w:rsidRDefault="00EE198C">
      <w:pPr>
        <w:pStyle w:val="Heading2"/>
        <w:rPr>
          <w:del w:id="1059" w:author="Johannes Breytenbach" w:date="2017-01-06T20:51:00Z"/>
          <w:rPrChange w:id="1060" w:author="Johannes Breytenbach" w:date="2017-01-07T07:51:00Z">
            <w:rPr>
              <w:del w:id="1061" w:author="Johannes Breytenbach" w:date="2017-01-06T20:51:00Z"/>
              <w:rFonts w:ascii="Times New Roman" w:hAnsi="Times New Roman" w:cs="Times New Roman"/>
              <w:sz w:val="20"/>
              <w:szCs w:val="20"/>
            </w:rPr>
          </w:rPrChange>
        </w:rPr>
        <w:pPrChange w:id="1062" w:author="Johannes Breytenbach" w:date="2017-01-07T12:10:00Z">
          <w:pPr>
            <w:pStyle w:val="PlainText"/>
          </w:pPr>
        </w:pPrChange>
      </w:pPr>
    </w:p>
    <w:p w14:paraId="18AC2EB7" w14:textId="77777777" w:rsidR="00EE198C" w:rsidRPr="004B1166" w:rsidDel="001A6249" w:rsidRDefault="00EE198C">
      <w:pPr>
        <w:pStyle w:val="Heading2"/>
        <w:rPr>
          <w:del w:id="1063" w:author="Johannes Breytenbach" w:date="2017-01-06T20:51:00Z"/>
          <w:rPrChange w:id="1064" w:author="Johannes Breytenbach" w:date="2017-01-07T07:51:00Z">
            <w:rPr>
              <w:del w:id="1065" w:author="Johannes Breytenbach" w:date="2017-01-06T20:51:00Z"/>
              <w:rFonts w:ascii="Times New Roman" w:hAnsi="Times New Roman" w:cs="Times New Roman"/>
              <w:sz w:val="20"/>
              <w:szCs w:val="20"/>
            </w:rPr>
          </w:rPrChange>
        </w:rPr>
        <w:pPrChange w:id="1066" w:author="Johannes Breytenbach" w:date="2017-01-07T12:10:00Z">
          <w:pPr>
            <w:pStyle w:val="PlainText"/>
          </w:pPr>
        </w:pPrChange>
      </w:pPr>
    </w:p>
    <w:p w14:paraId="2088EE16" w14:textId="77777777" w:rsidR="00EE198C" w:rsidRPr="004B1166" w:rsidDel="001A6249" w:rsidRDefault="00EE198C">
      <w:pPr>
        <w:pStyle w:val="Heading2"/>
        <w:rPr>
          <w:del w:id="1067" w:author="Johannes Breytenbach" w:date="2017-01-06T20:51:00Z"/>
          <w:rPrChange w:id="1068" w:author="Johannes Breytenbach" w:date="2017-01-07T07:51:00Z">
            <w:rPr>
              <w:del w:id="1069" w:author="Johannes Breytenbach" w:date="2017-01-06T20:51:00Z"/>
              <w:rFonts w:ascii="Times New Roman" w:hAnsi="Times New Roman" w:cs="Times New Roman"/>
              <w:sz w:val="20"/>
              <w:szCs w:val="20"/>
            </w:rPr>
          </w:rPrChange>
        </w:rPr>
        <w:pPrChange w:id="1070" w:author="Johannes Breytenbach" w:date="2017-01-07T12:10:00Z">
          <w:pPr>
            <w:pStyle w:val="PlainText"/>
          </w:pPr>
        </w:pPrChange>
      </w:pPr>
    </w:p>
    <w:p w14:paraId="40228008" w14:textId="77777777" w:rsidR="00EE198C" w:rsidRPr="004B1166" w:rsidDel="001A6249" w:rsidRDefault="00EE198C">
      <w:pPr>
        <w:pStyle w:val="Heading2"/>
        <w:rPr>
          <w:del w:id="1071" w:author="Johannes Breytenbach" w:date="2017-01-06T20:51:00Z"/>
          <w:rPrChange w:id="1072" w:author="Johannes Breytenbach" w:date="2017-01-07T07:51:00Z">
            <w:rPr>
              <w:del w:id="1073" w:author="Johannes Breytenbach" w:date="2017-01-06T20:51:00Z"/>
              <w:rFonts w:ascii="Times New Roman" w:hAnsi="Times New Roman" w:cs="Times New Roman"/>
              <w:sz w:val="20"/>
              <w:szCs w:val="20"/>
            </w:rPr>
          </w:rPrChange>
        </w:rPr>
        <w:pPrChange w:id="1074" w:author="Johannes Breytenbach" w:date="2017-01-07T12:10:00Z">
          <w:pPr>
            <w:pStyle w:val="PlainText"/>
          </w:pPr>
        </w:pPrChange>
      </w:pPr>
    </w:p>
    <w:p w14:paraId="06969C09" w14:textId="77777777" w:rsidR="00EE198C" w:rsidRPr="004B1166" w:rsidDel="001A6249" w:rsidRDefault="00EE198C">
      <w:pPr>
        <w:pStyle w:val="Heading2"/>
        <w:rPr>
          <w:del w:id="1075" w:author="Johannes Breytenbach" w:date="2017-01-06T20:51:00Z"/>
          <w:rPrChange w:id="1076" w:author="Johannes Breytenbach" w:date="2017-01-07T07:51:00Z">
            <w:rPr>
              <w:del w:id="1077" w:author="Johannes Breytenbach" w:date="2017-01-06T20:51:00Z"/>
              <w:rFonts w:ascii="Times New Roman" w:hAnsi="Times New Roman" w:cs="Times New Roman"/>
              <w:sz w:val="20"/>
              <w:szCs w:val="20"/>
            </w:rPr>
          </w:rPrChange>
        </w:rPr>
        <w:pPrChange w:id="1078" w:author="Johannes Breytenbach" w:date="2017-01-07T12:10:00Z">
          <w:pPr>
            <w:pStyle w:val="PlainText"/>
          </w:pPr>
        </w:pPrChange>
      </w:pPr>
    </w:p>
    <w:p w14:paraId="5AECB2AD" w14:textId="77777777" w:rsidR="00EE198C" w:rsidRPr="004B1166" w:rsidDel="001A6249" w:rsidRDefault="00EE198C">
      <w:pPr>
        <w:pStyle w:val="Heading2"/>
        <w:rPr>
          <w:del w:id="1079" w:author="Johannes Breytenbach" w:date="2017-01-06T20:51:00Z"/>
          <w:rPrChange w:id="1080" w:author="Johannes Breytenbach" w:date="2017-01-07T07:51:00Z">
            <w:rPr>
              <w:del w:id="1081" w:author="Johannes Breytenbach" w:date="2017-01-06T20:51:00Z"/>
              <w:rFonts w:ascii="Times New Roman" w:hAnsi="Times New Roman" w:cs="Times New Roman"/>
              <w:sz w:val="20"/>
              <w:szCs w:val="20"/>
            </w:rPr>
          </w:rPrChange>
        </w:rPr>
        <w:pPrChange w:id="1082" w:author="Johannes Breytenbach" w:date="2017-01-07T12:10:00Z">
          <w:pPr>
            <w:pStyle w:val="PlainText"/>
          </w:pPr>
        </w:pPrChange>
      </w:pPr>
    </w:p>
    <w:p w14:paraId="458F7389" w14:textId="77777777" w:rsidR="00EE198C" w:rsidRPr="004B1166" w:rsidDel="001A6249" w:rsidRDefault="00EE198C">
      <w:pPr>
        <w:pStyle w:val="Heading2"/>
        <w:rPr>
          <w:del w:id="1083" w:author="Johannes Breytenbach" w:date="2017-01-06T20:51:00Z"/>
          <w:rPrChange w:id="1084" w:author="Johannes Breytenbach" w:date="2017-01-07T07:51:00Z">
            <w:rPr>
              <w:del w:id="1085" w:author="Johannes Breytenbach" w:date="2017-01-06T20:51:00Z"/>
              <w:rFonts w:ascii="Times New Roman" w:hAnsi="Times New Roman" w:cs="Times New Roman"/>
              <w:sz w:val="20"/>
              <w:szCs w:val="20"/>
            </w:rPr>
          </w:rPrChange>
        </w:rPr>
        <w:pPrChange w:id="1086" w:author="Johannes Breytenbach" w:date="2017-01-07T12:10:00Z">
          <w:pPr>
            <w:pStyle w:val="PlainText"/>
          </w:pPr>
        </w:pPrChange>
      </w:pPr>
    </w:p>
    <w:p w14:paraId="2B501CB2" w14:textId="77777777" w:rsidR="00EE198C" w:rsidRPr="004B1166" w:rsidDel="001A6249" w:rsidRDefault="00EE198C">
      <w:pPr>
        <w:pStyle w:val="Heading2"/>
        <w:rPr>
          <w:del w:id="1087" w:author="Johannes Breytenbach" w:date="2017-01-06T20:51:00Z"/>
          <w:rPrChange w:id="1088" w:author="Johannes Breytenbach" w:date="2017-01-07T07:51:00Z">
            <w:rPr>
              <w:del w:id="1089" w:author="Johannes Breytenbach" w:date="2017-01-06T20:51:00Z"/>
              <w:rFonts w:ascii="Times New Roman" w:hAnsi="Times New Roman" w:cs="Times New Roman"/>
              <w:sz w:val="20"/>
              <w:szCs w:val="20"/>
            </w:rPr>
          </w:rPrChange>
        </w:rPr>
        <w:pPrChange w:id="1090" w:author="Johannes Breytenbach" w:date="2017-01-07T12:10:00Z">
          <w:pPr>
            <w:pStyle w:val="PlainText"/>
          </w:pPr>
        </w:pPrChange>
      </w:pPr>
    </w:p>
    <w:p w14:paraId="3B69AEE8" w14:textId="77777777" w:rsidR="00EE198C" w:rsidRPr="004B1166" w:rsidDel="001A6249" w:rsidRDefault="00EE198C">
      <w:pPr>
        <w:pStyle w:val="Heading2"/>
        <w:rPr>
          <w:del w:id="1091" w:author="Johannes Breytenbach" w:date="2017-01-06T20:51:00Z"/>
          <w:rPrChange w:id="1092" w:author="Johannes Breytenbach" w:date="2017-01-07T07:51:00Z">
            <w:rPr>
              <w:del w:id="1093" w:author="Johannes Breytenbach" w:date="2017-01-06T20:51:00Z"/>
              <w:rFonts w:ascii="Times New Roman" w:hAnsi="Times New Roman" w:cs="Times New Roman"/>
              <w:sz w:val="20"/>
              <w:szCs w:val="20"/>
            </w:rPr>
          </w:rPrChange>
        </w:rPr>
        <w:pPrChange w:id="1094" w:author="Johannes Breytenbach" w:date="2017-01-07T12:10:00Z">
          <w:pPr>
            <w:pStyle w:val="PlainText"/>
          </w:pPr>
        </w:pPrChange>
      </w:pPr>
    </w:p>
    <w:p w14:paraId="6067D6BE" w14:textId="77777777" w:rsidR="00EE198C" w:rsidRPr="004B1166" w:rsidDel="001A6249" w:rsidRDefault="00EE198C">
      <w:pPr>
        <w:pStyle w:val="Heading2"/>
        <w:rPr>
          <w:del w:id="1095" w:author="Johannes Breytenbach" w:date="2017-01-06T20:51:00Z"/>
          <w:rPrChange w:id="1096" w:author="Johannes Breytenbach" w:date="2017-01-07T07:51:00Z">
            <w:rPr>
              <w:del w:id="1097" w:author="Johannes Breytenbach" w:date="2017-01-06T20:51:00Z"/>
              <w:rFonts w:ascii="Times New Roman" w:hAnsi="Times New Roman" w:cs="Times New Roman"/>
              <w:sz w:val="20"/>
              <w:szCs w:val="20"/>
            </w:rPr>
          </w:rPrChange>
        </w:rPr>
        <w:pPrChange w:id="1098" w:author="Johannes Breytenbach" w:date="2017-01-07T12:10:00Z">
          <w:pPr>
            <w:pStyle w:val="PlainText"/>
          </w:pPr>
        </w:pPrChange>
      </w:pPr>
    </w:p>
    <w:p w14:paraId="0AA61669" w14:textId="77777777" w:rsidR="00EE198C" w:rsidRPr="004B1166" w:rsidDel="001A6249" w:rsidRDefault="00EE198C">
      <w:pPr>
        <w:pStyle w:val="Heading2"/>
        <w:rPr>
          <w:del w:id="1099" w:author="Johannes Breytenbach" w:date="2017-01-06T20:51:00Z"/>
          <w:rPrChange w:id="1100" w:author="Johannes Breytenbach" w:date="2017-01-07T07:51:00Z">
            <w:rPr>
              <w:del w:id="1101" w:author="Johannes Breytenbach" w:date="2017-01-06T20:51:00Z"/>
              <w:rFonts w:ascii="Times New Roman" w:hAnsi="Times New Roman" w:cs="Times New Roman"/>
              <w:sz w:val="20"/>
              <w:szCs w:val="20"/>
            </w:rPr>
          </w:rPrChange>
        </w:rPr>
        <w:pPrChange w:id="1102" w:author="Johannes Breytenbach" w:date="2017-01-07T12:10:00Z">
          <w:pPr>
            <w:pStyle w:val="PlainText"/>
          </w:pPr>
        </w:pPrChange>
      </w:pPr>
    </w:p>
    <w:p w14:paraId="20B67664" w14:textId="77777777" w:rsidR="00C13063" w:rsidRPr="004B1166" w:rsidDel="001A6249" w:rsidRDefault="00C13063">
      <w:pPr>
        <w:pStyle w:val="Heading2"/>
        <w:rPr>
          <w:del w:id="1103" w:author="Johannes Breytenbach" w:date="2017-01-06T20:51:00Z"/>
          <w:rPrChange w:id="1104" w:author="Johannes Breytenbach" w:date="2017-01-07T07:51:00Z">
            <w:rPr>
              <w:del w:id="1105" w:author="Johannes Breytenbach" w:date="2017-01-06T20:51:00Z"/>
              <w:rFonts w:ascii="Times New Roman" w:hAnsi="Times New Roman" w:cs="Times New Roman"/>
              <w:sz w:val="20"/>
              <w:szCs w:val="20"/>
            </w:rPr>
          </w:rPrChange>
        </w:rPr>
        <w:pPrChange w:id="1106" w:author="Johannes Breytenbach" w:date="2017-01-07T12:10:00Z">
          <w:pPr>
            <w:pStyle w:val="PlainText"/>
          </w:pPr>
        </w:pPrChange>
      </w:pPr>
    </w:p>
    <w:p w14:paraId="12E88F4E" w14:textId="77777777" w:rsidR="00C13063" w:rsidRPr="004B1166" w:rsidDel="001A6249" w:rsidRDefault="00C13063">
      <w:pPr>
        <w:pStyle w:val="Heading2"/>
        <w:rPr>
          <w:del w:id="1107" w:author="Johannes Breytenbach" w:date="2017-01-06T20:51:00Z"/>
          <w:rPrChange w:id="1108" w:author="Johannes Breytenbach" w:date="2017-01-07T07:51:00Z">
            <w:rPr>
              <w:del w:id="1109" w:author="Johannes Breytenbach" w:date="2017-01-06T20:51:00Z"/>
              <w:rFonts w:ascii="Times New Roman" w:hAnsi="Times New Roman" w:cs="Times New Roman"/>
              <w:sz w:val="20"/>
              <w:szCs w:val="20"/>
            </w:rPr>
          </w:rPrChange>
        </w:rPr>
        <w:pPrChange w:id="1110" w:author="Johannes Breytenbach" w:date="2017-01-07T12:10:00Z">
          <w:pPr>
            <w:pStyle w:val="PlainText"/>
          </w:pPr>
        </w:pPrChange>
      </w:pPr>
    </w:p>
    <w:p w14:paraId="7ECE66EB" w14:textId="77777777" w:rsidR="00C13063" w:rsidRPr="004B1166" w:rsidDel="001A6249" w:rsidRDefault="00C13063">
      <w:pPr>
        <w:pStyle w:val="Heading2"/>
        <w:rPr>
          <w:del w:id="1111" w:author="Johannes Breytenbach" w:date="2017-01-06T20:51:00Z"/>
          <w:rPrChange w:id="1112" w:author="Johannes Breytenbach" w:date="2017-01-07T07:51:00Z">
            <w:rPr>
              <w:del w:id="1113" w:author="Johannes Breytenbach" w:date="2017-01-06T20:51:00Z"/>
              <w:rFonts w:ascii="Times New Roman" w:hAnsi="Times New Roman" w:cs="Times New Roman"/>
              <w:sz w:val="20"/>
              <w:szCs w:val="20"/>
            </w:rPr>
          </w:rPrChange>
        </w:rPr>
        <w:pPrChange w:id="1114" w:author="Johannes Breytenbach" w:date="2017-01-07T12:10:00Z">
          <w:pPr>
            <w:pStyle w:val="PlainText"/>
          </w:pPr>
        </w:pPrChange>
      </w:pPr>
    </w:p>
    <w:p w14:paraId="4F4F3F6E" w14:textId="77777777" w:rsidR="00C13063" w:rsidRPr="004B1166" w:rsidDel="001A6249" w:rsidRDefault="00C13063">
      <w:pPr>
        <w:pStyle w:val="Heading2"/>
        <w:rPr>
          <w:del w:id="1115" w:author="Johannes Breytenbach" w:date="2017-01-06T20:52:00Z"/>
          <w:rPrChange w:id="1116" w:author="Johannes Breytenbach" w:date="2017-01-07T07:51:00Z">
            <w:rPr>
              <w:del w:id="1117" w:author="Johannes Breytenbach" w:date="2017-01-06T20:52:00Z"/>
              <w:rFonts w:ascii="Times New Roman" w:hAnsi="Times New Roman" w:cs="Times New Roman"/>
              <w:sz w:val="20"/>
              <w:szCs w:val="20"/>
            </w:rPr>
          </w:rPrChange>
        </w:rPr>
        <w:pPrChange w:id="1118" w:author="Johannes Breytenbach" w:date="2017-01-07T12:10:00Z">
          <w:pPr>
            <w:pStyle w:val="PlainText"/>
          </w:pPr>
        </w:pPrChange>
      </w:pPr>
    </w:p>
    <w:p w14:paraId="2E4134C1" w14:textId="77777777" w:rsidR="0058237B" w:rsidRPr="004B1166" w:rsidRDefault="00BE6972">
      <w:pPr>
        <w:pStyle w:val="Heading2"/>
        <w:rPr>
          <w:ins w:id="1119" w:author="Johannes Breytenbach" w:date="2017-01-06T21:08:00Z"/>
          <w:rPrChange w:id="1120" w:author="Johannes Breytenbach" w:date="2017-01-07T07:51:00Z">
            <w:rPr>
              <w:ins w:id="1121" w:author="Johannes Breytenbach" w:date="2017-01-06T21:08:00Z"/>
              <w:rFonts w:ascii="Times New Roman" w:hAnsi="Times New Roman" w:cs="Times New Roman"/>
              <w:sz w:val="20"/>
              <w:szCs w:val="20"/>
            </w:rPr>
          </w:rPrChange>
        </w:rPr>
        <w:pPrChange w:id="1122" w:author="Johannes Breytenbach" w:date="2017-01-07T12:10:00Z">
          <w:pPr>
            <w:pStyle w:val="PlainText"/>
          </w:pPr>
        </w:pPrChange>
      </w:pPr>
      <w:bookmarkStart w:id="1123" w:name="_Toc474766671"/>
      <w:ins w:id="1124" w:author="Johannes Breytenbach" w:date="2017-01-06T20:58:00Z">
        <w:r w:rsidRPr="00AD0085">
          <w:t>2</w:t>
        </w:r>
      </w:ins>
      <w:del w:id="1125" w:author="Johannes Breytenbach" w:date="2017-01-06T20:58:00Z">
        <w:r w:rsidR="00C13063" w:rsidRPr="004B1166" w:rsidDel="001A6249">
          <w:rPr>
            <w:rPrChange w:id="1126" w:author="Johannes Breytenbach" w:date="2017-01-07T07:51:00Z">
              <w:rPr>
                <w:rFonts w:ascii="Times New Roman" w:hAnsi="Times New Roman" w:cs="Times New Roman"/>
                <w:sz w:val="20"/>
                <w:szCs w:val="20"/>
              </w:rPr>
            </w:rPrChange>
          </w:rPr>
          <w:delText>2</w:delText>
        </w:r>
      </w:del>
      <w:r w:rsidR="00C13063" w:rsidRPr="004B1166">
        <w:rPr>
          <w:rPrChange w:id="1127" w:author="Johannes Breytenbach" w:date="2017-01-07T07:51:00Z">
            <w:rPr>
              <w:rFonts w:ascii="Times New Roman" w:hAnsi="Times New Roman" w:cs="Times New Roman"/>
              <w:sz w:val="20"/>
              <w:szCs w:val="20"/>
            </w:rPr>
          </w:rPrChange>
        </w:rPr>
        <w:t xml:space="preserve">.  </w:t>
      </w:r>
      <w:del w:id="1128" w:author="Johannes Breytenbach" w:date="2017-01-06T21:08:00Z">
        <w:r w:rsidR="002C03A2" w:rsidRPr="004B1166" w:rsidDel="0058237B">
          <w:rPr>
            <w:rPrChange w:id="1129" w:author="Johannes Breytenbach" w:date="2017-01-07T07:51:00Z">
              <w:rPr>
                <w:rFonts w:ascii="Times New Roman" w:hAnsi="Times New Roman" w:cs="Times New Roman"/>
                <w:sz w:val="20"/>
                <w:szCs w:val="20"/>
              </w:rPr>
            </w:rPrChange>
          </w:rPr>
          <w:delText xml:space="preserve">Minter Smart Contract to create fungible </w:delText>
        </w:r>
        <w:r w:rsidR="00C13063" w:rsidRPr="004B1166" w:rsidDel="0058237B">
          <w:rPr>
            <w:rPrChange w:id="1130" w:author="Johannes Breytenbach" w:date="2017-01-07T07:51:00Z">
              <w:rPr>
                <w:rFonts w:ascii="Times New Roman" w:hAnsi="Times New Roman" w:cs="Times New Roman"/>
                <w:sz w:val="20"/>
                <w:szCs w:val="20"/>
              </w:rPr>
            </w:rPrChange>
          </w:rPr>
          <w:delText xml:space="preserve">OZ-coin </w:delText>
        </w:r>
        <w:r w:rsidR="002C03A2" w:rsidRPr="004B1166" w:rsidDel="0058237B">
          <w:rPr>
            <w:rPrChange w:id="1131" w:author="Johannes Breytenbach" w:date="2017-01-07T07:51:00Z">
              <w:rPr>
                <w:rFonts w:ascii="Times New Roman" w:hAnsi="Times New Roman" w:cs="Times New Roman"/>
                <w:sz w:val="20"/>
                <w:szCs w:val="20"/>
              </w:rPr>
            </w:rPrChange>
          </w:rPr>
          <w:delText xml:space="preserve">tokens, that accepts or holds </w:delText>
        </w:r>
        <w:r w:rsidR="00EE198C" w:rsidRPr="004B1166" w:rsidDel="0058237B">
          <w:rPr>
            <w:rPrChange w:id="1132" w:author="Johannes Breytenbach" w:date="2017-01-07T07:51:00Z">
              <w:rPr>
                <w:rFonts w:ascii="Times New Roman" w:hAnsi="Times New Roman" w:cs="Times New Roman"/>
                <w:sz w:val="20"/>
                <w:szCs w:val="20"/>
              </w:rPr>
            </w:rPrChange>
          </w:rPr>
          <w:delText xml:space="preserve">an OZcoin Platform </w:delText>
        </w:r>
        <w:r w:rsidR="00C13063" w:rsidRPr="004B1166" w:rsidDel="0058237B">
          <w:rPr>
            <w:rPrChange w:id="1133" w:author="Johannes Breytenbach" w:date="2017-01-07T07:51:00Z">
              <w:rPr>
                <w:rFonts w:ascii="Times New Roman" w:hAnsi="Times New Roman" w:cs="Times New Roman"/>
                <w:sz w:val="20"/>
                <w:szCs w:val="20"/>
              </w:rPr>
            </w:rPrChange>
          </w:rPr>
          <w:delText xml:space="preserve">OZ-coin-Oz </w:delText>
        </w:r>
        <w:r w:rsidR="002C03A2" w:rsidRPr="004B1166" w:rsidDel="0058237B">
          <w:rPr>
            <w:rPrChange w:id="1134" w:author="Johannes Breytenbach" w:date="2017-01-07T07:51:00Z">
              <w:rPr>
                <w:rFonts w:ascii="Times New Roman" w:hAnsi="Times New Roman" w:cs="Times New Roman"/>
                <w:sz w:val="20"/>
                <w:szCs w:val="20"/>
              </w:rPr>
            </w:rPrChange>
          </w:rPr>
          <w:delText xml:space="preserve">in exchange for </w:delText>
        </w:r>
        <w:r w:rsidR="00C13063" w:rsidRPr="004B1166" w:rsidDel="0058237B">
          <w:rPr>
            <w:rPrChange w:id="1135" w:author="Johannes Breytenbach" w:date="2017-01-07T07:51:00Z">
              <w:rPr>
                <w:rFonts w:ascii="Times New Roman" w:hAnsi="Times New Roman" w:cs="Times New Roman"/>
                <w:sz w:val="20"/>
                <w:szCs w:val="20"/>
              </w:rPr>
            </w:rPrChange>
          </w:rPr>
          <w:delText xml:space="preserve">OZ-coin </w:delText>
        </w:r>
        <w:r w:rsidR="002C03A2" w:rsidRPr="004B1166" w:rsidDel="0058237B">
          <w:rPr>
            <w:rPrChange w:id="1136" w:author="Johannes Breytenbach" w:date="2017-01-07T07:51:00Z">
              <w:rPr>
                <w:rFonts w:ascii="Times New Roman" w:hAnsi="Times New Roman" w:cs="Times New Roman"/>
                <w:sz w:val="20"/>
                <w:szCs w:val="20"/>
              </w:rPr>
            </w:rPrChange>
          </w:rPr>
          <w:delText xml:space="preserve">tokens (Fig </w:delText>
        </w:r>
        <w:r w:rsidR="00C13063" w:rsidRPr="004B1166" w:rsidDel="0058237B">
          <w:rPr>
            <w:rPrChange w:id="1137" w:author="Johannes Breytenbach" w:date="2017-01-07T07:51:00Z">
              <w:rPr>
                <w:rFonts w:ascii="Times New Roman" w:hAnsi="Times New Roman" w:cs="Times New Roman"/>
                <w:sz w:val="20"/>
                <w:szCs w:val="20"/>
              </w:rPr>
            </w:rPrChange>
          </w:rPr>
          <w:delText>3</w:delText>
        </w:r>
        <w:r w:rsidR="002C03A2" w:rsidRPr="004B1166" w:rsidDel="0058237B">
          <w:rPr>
            <w:rPrChange w:id="1138" w:author="Johannes Breytenbach" w:date="2017-01-07T07:51:00Z">
              <w:rPr>
                <w:rFonts w:ascii="Times New Roman" w:hAnsi="Times New Roman" w:cs="Times New Roman"/>
                <w:sz w:val="20"/>
                <w:szCs w:val="20"/>
              </w:rPr>
            </w:rPrChange>
          </w:rPr>
          <w:delText>).</w:delText>
        </w:r>
      </w:del>
      <w:ins w:id="1139" w:author="Johannes Breytenbach" w:date="2017-01-06T21:08:00Z">
        <w:r w:rsidR="0058237B" w:rsidRPr="004B1166">
          <w:rPr>
            <w:rPrChange w:id="1140" w:author="Johannes Breytenbach" w:date="2017-01-07T07:51:00Z">
              <w:rPr>
                <w:rFonts w:ascii="Times New Roman" w:hAnsi="Times New Roman" w:cs="Times New Roman"/>
                <w:sz w:val="20"/>
                <w:szCs w:val="20"/>
              </w:rPr>
            </w:rPrChange>
          </w:rPr>
          <w:t xml:space="preserve">The </w:t>
        </w:r>
      </w:ins>
      <w:ins w:id="1141" w:author="Johannes Breytenbach" w:date="2017-01-10T17:27:00Z">
        <w:r w:rsidR="00F30C01">
          <w:t>OZcoin</w:t>
        </w:r>
      </w:ins>
      <w:ins w:id="1142" w:author="Johannes Breytenbach" w:date="2017-01-06T21:08:00Z">
        <w:r w:rsidR="0058237B" w:rsidRPr="004B1166">
          <w:rPr>
            <w:rPrChange w:id="1143" w:author="Johannes Breytenbach" w:date="2017-01-07T07:51:00Z">
              <w:rPr>
                <w:rFonts w:ascii="Times New Roman" w:hAnsi="Times New Roman" w:cs="Times New Roman"/>
                <w:sz w:val="20"/>
                <w:szCs w:val="20"/>
              </w:rPr>
            </w:rPrChange>
          </w:rPr>
          <w:t xml:space="preserve"> Minting Process</w:t>
        </w:r>
        <w:bookmarkEnd w:id="1123"/>
      </w:ins>
    </w:p>
    <w:p w14:paraId="1691A922" w14:textId="77777777" w:rsidR="002C03A2" w:rsidRPr="009C0CC1" w:rsidDel="00D70E94" w:rsidRDefault="002C03A2">
      <w:pPr>
        <w:pStyle w:val="PlainText"/>
        <w:spacing w:line="276" w:lineRule="auto"/>
        <w:rPr>
          <w:del w:id="1144" w:author="Johannes Breytenbach" w:date="2017-01-07T10:19:00Z"/>
          <w:rFonts w:ascii="Times New Roman" w:hAnsi="Times New Roman" w:cs="Times New Roman"/>
          <w:sz w:val="20"/>
          <w:szCs w:val="20"/>
        </w:rPr>
        <w:pPrChange w:id="1145" w:author="Johannes Breytenbach" w:date="2017-01-07T10:20:00Z">
          <w:pPr>
            <w:pStyle w:val="PlainText"/>
          </w:pPr>
        </w:pPrChange>
      </w:pPr>
      <w:del w:id="1146" w:author="Johannes Breytenbach" w:date="2017-01-07T10:19:00Z">
        <w:r w:rsidRPr="009C0CC1" w:rsidDel="00D70E94">
          <w:rPr>
            <w:rFonts w:ascii="Times New Roman" w:hAnsi="Times New Roman" w:cs="Times New Roman"/>
            <w:sz w:val="20"/>
            <w:szCs w:val="20"/>
          </w:rPr>
          <w:delText xml:space="preserve"> </w:delText>
        </w:r>
      </w:del>
    </w:p>
    <w:p w14:paraId="6D1228BC" w14:textId="77777777" w:rsidR="00D70E94" w:rsidRDefault="00D70E94">
      <w:pPr>
        <w:pStyle w:val="PlainText"/>
        <w:spacing w:line="276" w:lineRule="auto"/>
        <w:rPr>
          <w:ins w:id="1147" w:author="Johannes Breytenbach" w:date="2017-01-07T10:16:00Z"/>
          <w:rFonts w:ascii="Times New Roman" w:hAnsi="Times New Roman" w:cs="Times New Roman"/>
          <w:sz w:val="20"/>
          <w:szCs w:val="20"/>
        </w:rPr>
        <w:pPrChange w:id="1148" w:author="Johannes Breytenbach" w:date="2017-01-07T10:20:00Z">
          <w:pPr>
            <w:pStyle w:val="PlainText"/>
          </w:pPr>
        </w:pPrChange>
      </w:pPr>
      <w:ins w:id="1149" w:author="Johannes Breytenbach" w:date="2017-01-07T10:16:00Z">
        <w:r>
          <w:rPr>
            <w:rFonts w:ascii="Times New Roman" w:hAnsi="Times New Roman" w:cs="Times New Roman"/>
            <w:sz w:val="20"/>
            <w:szCs w:val="20"/>
          </w:rPr>
          <w:t>The</w:t>
        </w:r>
      </w:ins>
      <w:ins w:id="1150" w:author="Johannes Breytenbach" w:date="2017-01-07T10:15:00Z">
        <w:r>
          <w:rPr>
            <w:rFonts w:ascii="Times New Roman" w:hAnsi="Times New Roman" w:cs="Times New Roman"/>
            <w:sz w:val="20"/>
            <w:szCs w:val="20"/>
          </w:rPr>
          <w:t xml:space="preserve"> OZcoin cryptocurrency</w:t>
        </w:r>
      </w:ins>
      <w:ins w:id="1151" w:author="Johannes Breytenbach" w:date="2017-01-07T10:16:00Z">
        <w:r>
          <w:rPr>
            <w:rFonts w:ascii="Times New Roman" w:hAnsi="Times New Roman" w:cs="Times New Roman"/>
            <w:sz w:val="20"/>
            <w:szCs w:val="20"/>
          </w:rPr>
          <w:t xml:space="preserve"> denomination breakdown looks as follow:</w:t>
        </w:r>
      </w:ins>
    </w:p>
    <w:tbl>
      <w:tblPr>
        <w:tblStyle w:val="GridTable4-Accent1"/>
        <w:tblW w:w="0" w:type="auto"/>
        <w:tblLook w:val="04A0" w:firstRow="1" w:lastRow="0" w:firstColumn="1" w:lastColumn="0" w:noHBand="0" w:noVBand="1"/>
        <w:tblPrChange w:id="1152" w:author="Johannes Breytenbach" w:date="2017-02-13T12:11:00Z">
          <w:tblPr>
            <w:tblStyle w:val="TableGrid"/>
            <w:tblW w:w="0" w:type="auto"/>
            <w:tblLook w:val="04A0" w:firstRow="1" w:lastRow="0" w:firstColumn="1" w:lastColumn="0" w:noHBand="0" w:noVBand="1"/>
          </w:tblPr>
        </w:tblPrChange>
      </w:tblPr>
      <w:tblGrid>
        <w:gridCol w:w="2394"/>
        <w:gridCol w:w="2394"/>
        <w:gridCol w:w="2394"/>
        <w:gridCol w:w="2394"/>
        <w:tblGridChange w:id="1153">
          <w:tblGrid>
            <w:gridCol w:w="2394"/>
            <w:gridCol w:w="2394"/>
            <w:gridCol w:w="2394"/>
            <w:gridCol w:w="2394"/>
          </w:tblGrid>
        </w:tblGridChange>
      </w:tblGrid>
      <w:tr w:rsidR="001A3F8D" w:rsidRPr="001A3F8D" w14:paraId="0566A684" w14:textId="77777777" w:rsidTr="001A3F8D">
        <w:trPr>
          <w:cnfStyle w:val="100000000000" w:firstRow="1" w:lastRow="0" w:firstColumn="0" w:lastColumn="0" w:oddVBand="0" w:evenVBand="0" w:oddHBand="0" w:evenHBand="0" w:firstRowFirstColumn="0" w:firstRowLastColumn="0" w:lastRowFirstColumn="0" w:lastRowLastColumn="0"/>
          <w:ins w:id="1154" w:author="Johannes Breytenbach" w:date="2017-02-13T12:07:00Z"/>
        </w:trPr>
        <w:tc>
          <w:tcPr>
            <w:cnfStyle w:val="001000000000" w:firstRow="0" w:lastRow="0" w:firstColumn="1" w:lastColumn="0" w:oddVBand="0" w:evenVBand="0" w:oddHBand="0" w:evenHBand="0" w:firstRowFirstColumn="0" w:firstRowLastColumn="0" w:lastRowFirstColumn="0" w:lastRowLastColumn="0"/>
            <w:tcW w:w="0" w:type="dxa"/>
            <w:tcPrChange w:id="1155" w:author="Johannes Breytenbach" w:date="2017-02-13T12:11:00Z">
              <w:tcPr>
                <w:tcW w:w="2394" w:type="dxa"/>
              </w:tcPr>
            </w:tcPrChange>
          </w:tcPr>
          <w:p w14:paraId="51EFEEB6" w14:textId="5A263B16" w:rsidR="001A3F8D" w:rsidRPr="001A3F8D" w:rsidRDefault="001A3F8D">
            <w:pPr>
              <w:pStyle w:val="PlainText"/>
              <w:spacing w:line="276" w:lineRule="auto"/>
              <w:cnfStyle w:val="101000000000" w:firstRow="1" w:lastRow="0" w:firstColumn="1" w:lastColumn="0" w:oddVBand="0" w:evenVBand="0" w:oddHBand="0" w:evenHBand="0" w:firstRowFirstColumn="0" w:firstRowLastColumn="0" w:lastRowFirstColumn="0" w:lastRowLastColumn="0"/>
              <w:rPr>
                <w:ins w:id="1156" w:author="Johannes Breytenbach" w:date="2017-02-13T12:07:00Z"/>
                <w:rFonts w:ascii="Times New Roman" w:hAnsi="Times New Roman" w:cs="Times New Roman"/>
                <w:sz w:val="28"/>
                <w:szCs w:val="28"/>
                <w:rPrChange w:id="1157" w:author="Johannes Breytenbach" w:date="2017-02-13T12:11:00Z">
                  <w:rPr>
                    <w:ins w:id="1158" w:author="Johannes Breytenbach" w:date="2017-02-13T12:07:00Z"/>
                    <w:rFonts w:ascii="Times New Roman" w:hAnsi="Times New Roman" w:cs="Times New Roman"/>
                    <w:sz w:val="20"/>
                    <w:szCs w:val="20"/>
                  </w:rPr>
                </w:rPrChange>
              </w:rPr>
            </w:pPr>
            <w:ins w:id="1159" w:author="Johannes Breytenbach" w:date="2017-02-13T12:07:00Z">
              <w:r w:rsidRPr="001A3F8D">
                <w:rPr>
                  <w:rFonts w:ascii="Times New Roman" w:hAnsi="Times New Roman" w:cs="Times New Roman"/>
                  <w:sz w:val="28"/>
                  <w:szCs w:val="28"/>
                  <w:rPrChange w:id="1160" w:author="Johannes Breytenbach" w:date="2017-02-13T12:11:00Z">
                    <w:rPr>
                      <w:rFonts w:ascii="Times New Roman" w:hAnsi="Times New Roman" w:cs="Times New Roman"/>
                      <w:sz w:val="20"/>
                      <w:szCs w:val="20"/>
                    </w:rPr>
                  </w:rPrChange>
                </w:rPr>
                <w:t>Denomination</w:t>
              </w:r>
            </w:ins>
          </w:p>
        </w:tc>
        <w:tc>
          <w:tcPr>
            <w:tcW w:w="0" w:type="dxa"/>
            <w:tcPrChange w:id="1161" w:author="Johannes Breytenbach" w:date="2017-02-13T12:11:00Z">
              <w:tcPr>
                <w:tcW w:w="2394" w:type="dxa"/>
              </w:tcPr>
            </w:tcPrChange>
          </w:tcPr>
          <w:p w14:paraId="7CA591E8" w14:textId="574F06CB" w:rsidR="001A3F8D" w:rsidRPr="001A3F8D" w:rsidRDefault="001A3F8D">
            <w:pPr>
              <w:pStyle w:val="PlainText"/>
              <w:spacing w:line="276" w:lineRule="auto"/>
              <w:cnfStyle w:val="100000000000" w:firstRow="1" w:lastRow="0" w:firstColumn="0" w:lastColumn="0" w:oddVBand="0" w:evenVBand="0" w:oddHBand="0" w:evenHBand="0" w:firstRowFirstColumn="0" w:firstRowLastColumn="0" w:lastRowFirstColumn="0" w:lastRowLastColumn="0"/>
              <w:rPr>
                <w:ins w:id="1162" w:author="Johannes Breytenbach" w:date="2017-02-13T12:07:00Z"/>
                <w:rFonts w:ascii="Times New Roman" w:hAnsi="Times New Roman" w:cs="Times New Roman"/>
                <w:sz w:val="28"/>
                <w:szCs w:val="28"/>
                <w:rPrChange w:id="1163" w:author="Johannes Breytenbach" w:date="2017-02-13T12:11:00Z">
                  <w:rPr>
                    <w:ins w:id="1164" w:author="Johannes Breytenbach" w:date="2017-02-13T12:07:00Z"/>
                    <w:rFonts w:ascii="Times New Roman" w:hAnsi="Times New Roman" w:cs="Times New Roman"/>
                    <w:sz w:val="20"/>
                    <w:szCs w:val="20"/>
                  </w:rPr>
                </w:rPrChange>
              </w:rPr>
            </w:pPr>
            <w:ins w:id="1165" w:author="Johannes Breytenbach" w:date="2017-02-13T12:07:00Z">
              <w:r w:rsidRPr="001A3F8D">
                <w:rPr>
                  <w:rFonts w:ascii="Times New Roman" w:hAnsi="Times New Roman" w:cs="Times New Roman"/>
                  <w:sz w:val="28"/>
                  <w:szCs w:val="28"/>
                  <w:rPrChange w:id="1166" w:author="Johannes Breytenbach" w:date="2017-02-13T12:11:00Z">
                    <w:rPr>
                      <w:rFonts w:ascii="Times New Roman" w:hAnsi="Times New Roman" w:cs="Times New Roman"/>
                      <w:sz w:val="20"/>
                      <w:szCs w:val="20"/>
                    </w:rPr>
                  </w:rPrChange>
                </w:rPr>
                <w:t>Value in OZC</w:t>
              </w:r>
            </w:ins>
          </w:p>
        </w:tc>
        <w:tc>
          <w:tcPr>
            <w:tcW w:w="0" w:type="dxa"/>
            <w:tcPrChange w:id="1167" w:author="Johannes Breytenbach" w:date="2017-02-13T12:11:00Z">
              <w:tcPr>
                <w:tcW w:w="2394" w:type="dxa"/>
              </w:tcPr>
            </w:tcPrChange>
          </w:tcPr>
          <w:p w14:paraId="76DB70A8" w14:textId="222FFE8D" w:rsidR="001A3F8D" w:rsidRPr="001A3F8D" w:rsidRDefault="001A3F8D">
            <w:pPr>
              <w:pStyle w:val="PlainText"/>
              <w:spacing w:line="276" w:lineRule="auto"/>
              <w:cnfStyle w:val="100000000000" w:firstRow="1" w:lastRow="0" w:firstColumn="0" w:lastColumn="0" w:oddVBand="0" w:evenVBand="0" w:oddHBand="0" w:evenHBand="0" w:firstRowFirstColumn="0" w:firstRowLastColumn="0" w:lastRowFirstColumn="0" w:lastRowLastColumn="0"/>
              <w:rPr>
                <w:ins w:id="1168" w:author="Johannes Breytenbach" w:date="2017-02-13T12:07:00Z"/>
                <w:rFonts w:ascii="Times New Roman" w:hAnsi="Times New Roman" w:cs="Times New Roman"/>
                <w:sz w:val="28"/>
                <w:szCs w:val="28"/>
                <w:rPrChange w:id="1169" w:author="Johannes Breytenbach" w:date="2017-02-13T12:11:00Z">
                  <w:rPr>
                    <w:ins w:id="1170" w:author="Johannes Breytenbach" w:date="2017-02-13T12:07:00Z"/>
                    <w:rFonts w:ascii="Times New Roman" w:hAnsi="Times New Roman" w:cs="Times New Roman"/>
                    <w:sz w:val="20"/>
                    <w:szCs w:val="20"/>
                  </w:rPr>
                </w:rPrChange>
              </w:rPr>
            </w:pPr>
            <w:ins w:id="1171" w:author="Johannes Breytenbach" w:date="2017-02-13T12:09:00Z">
              <w:r w:rsidRPr="001A3F8D">
                <w:rPr>
                  <w:rFonts w:ascii="Times New Roman" w:hAnsi="Times New Roman" w:cs="Times New Roman"/>
                  <w:sz w:val="28"/>
                  <w:szCs w:val="28"/>
                  <w:rPrChange w:id="1172" w:author="Johannes Breytenbach" w:date="2017-02-13T12:11:00Z">
                    <w:rPr>
                      <w:rFonts w:ascii="Times New Roman" w:hAnsi="Times New Roman" w:cs="Times New Roman"/>
                      <w:sz w:val="20"/>
                      <w:szCs w:val="20"/>
                    </w:rPr>
                  </w:rPrChange>
                </w:rPr>
                <w:t>Value in Dollar</w:t>
              </w:r>
            </w:ins>
          </w:p>
        </w:tc>
        <w:tc>
          <w:tcPr>
            <w:tcW w:w="0" w:type="dxa"/>
            <w:tcPrChange w:id="1173" w:author="Johannes Breytenbach" w:date="2017-02-13T12:11:00Z">
              <w:tcPr>
                <w:tcW w:w="2394" w:type="dxa"/>
              </w:tcPr>
            </w:tcPrChange>
          </w:tcPr>
          <w:p w14:paraId="5B7DD524" w14:textId="216B635D" w:rsidR="001A3F8D" w:rsidRPr="001A3F8D" w:rsidRDefault="001A3F8D">
            <w:pPr>
              <w:pStyle w:val="PlainText"/>
              <w:spacing w:line="276" w:lineRule="auto"/>
              <w:cnfStyle w:val="100000000000" w:firstRow="1" w:lastRow="0" w:firstColumn="0" w:lastColumn="0" w:oddVBand="0" w:evenVBand="0" w:oddHBand="0" w:evenHBand="0" w:firstRowFirstColumn="0" w:firstRowLastColumn="0" w:lastRowFirstColumn="0" w:lastRowLastColumn="0"/>
              <w:rPr>
                <w:ins w:id="1174" w:author="Johannes Breytenbach" w:date="2017-02-13T12:07:00Z"/>
                <w:rFonts w:ascii="Times New Roman" w:hAnsi="Times New Roman" w:cs="Times New Roman"/>
                <w:sz w:val="28"/>
                <w:szCs w:val="28"/>
                <w:rPrChange w:id="1175" w:author="Johannes Breytenbach" w:date="2017-02-13T12:11:00Z">
                  <w:rPr>
                    <w:ins w:id="1176" w:author="Johannes Breytenbach" w:date="2017-02-13T12:07:00Z"/>
                    <w:rFonts w:ascii="Times New Roman" w:hAnsi="Times New Roman" w:cs="Times New Roman"/>
                    <w:sz w:val="20"/>
                    <w:szCs w:val="20"/>
                  </w:rPr>
                </w:rPrChange>
              </w:rPr>
            </w:pPr>
            <w:ins w:id="1177" w:author="Johannes Breytenbach" w:date="2017-02-13T12:10:00Z">
              <w:r w:rsidRPr="001A3F8D">
                <w:rPr>
                  <w:rFonts w:ascii="Times New Roman" w:hAnsi="Times New Roman" w:cs="Times New Roman"/>
                  <w:sz w:val="28"/>
                  <w:szCs w:val="28"/>
                  <w:rPrChange w:id="1178" w:author="Johannes Breytenbach" w:date="2017-02-13T12:11:00Z">
                    <w:rPr>
                      <w:rFonts w:ascii="Times New Roman" w:hAnsi="Times New Roman" w:cs="Times New Roman"/>
                      <w:sz w:val="20"/>
                      <w:szCs w:val="20"/>
                    </w:rPr>
                  </w:rPrChange>
                </w:rPr>
                <w:t>OZ of Gold</w:t>
              </w:r>
            </w:ins>
          </w:p>
        </w:tc>
      </w:tr>
      <w:tr w:rsidR="001A3F8D" w:rsidRPr="001A3F8D" w14:paraId="2C02998D" w14:textId="77777777" w:rsidTr="001A3F8D">
        <w:trPr>
          <w:cnfStyle w:val="000000100000" w:firstRow="0" w:lastRow="0" w:firstColumn="0" w:lastColumn="0" w:oddVBand="0" w:evenVBand="0" w:oddHBand="1" w:evenHBand="0" w:firstRowFirstColumn="0" w:firstRowLastColumn="0" w:lastRowFirstColumn="0" w:lastRowLastColumn="0"/>
          <w:ins w:id="1179" w:author="Johannes Breytenbach" w:date="2017-02-13T12:11:00Z"/>
        </w:trPr>
        <w:tc>
          <w:tcPr>
            <w:cnfStyle w:val="001000000000" w:firstRow="0" w:lastRow="0" w:firstColumn="1" w:lastColumn="0" w:oddVBand="0" w:evenVBand="0" w:oddHBand="0" w:evenHBand="0" w:firstRowFirstColumn="0" w:firstRowLastColumn="0" w:lastRowFirstColumn="0" w:lastRowLastColumn="0"/>
            <w:tcW w:w="2394" w:type="dxa"/>
          </w:tcPr>
          <w:p w14:paraId="56629A99" w14:textId="6E0FFCBF" w:rsidR="001A3F8D" w:rsidRPr="001A3F8D" w:rsidRDefault="001A3F8D">
            <w:pPr>
              <w:pStyle w:val="PlainText"/>
              <w:spacing w:line="276" w:lineRule="auto"/>
              <w:rPr>
                <w:ins w:id="1180" w:author="Johannes Breytenbach" w:date="2017-02-13T12:11:00Z"/>
                <w:rFonts w:ascii="Times New Roman" w:hAnsi="Times New Roman" w:cs="Times New Roman"/>
                <w:sz w:val="20"/>
                <w:szCs w:val="20"/>
                <w:rPrChange w:id="1181" w:author="Johannes Breytenbach" w:date="2017-02-13T12:11:00Z">
                  <w:rPr>
                    <w:ins w:id="1182" w:author="Johannes Breytenbach" w:date="2017-02-13T12:11:00Z"/>
                    <w:rFonts w:ascii="Times New Roman" w:hAnsi="Times New Roman" w:cs="Times New Roman"/>
                    <w:sz w:val="28"/>
                    <w:szCs w:val="28"/>
                  </w:rPr>
                </w:rPrChange>
              </w:rPr>
            </w:pPr>
            <w:ins w:id="1183" w:author="Johannes Breytenbach" w:date="2017-02-13T12:11:00Z">
              <w:r>
                <w:rPr>
                  <w:rFonts w:ascii="Times New Roman" w:hAnsi="Times New Roman" w:cs="Times New Roman"/>
                  <w:sz w:val="20"/>
                  <w:szCs w:val="20"/>
                </w:rPr>
                <w:t>ozOZC</w:t>
              </w:r>
            </w:ins>
          </w:p>
        </w:tc>
        <w:tc>
          <w:tcPr>
            <w:tcW w:w="2394" w:type="dxa"/>
          </w:tcPr>
          <w:p w14:paraId="1FD1CABB" w14:textId="3ED32E48" w:rsidR="001A3F8D" w:rsidRP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184" w:author="Johannes Breytenbach" w:date="2017-02-13T12:11:00Z"/>
                <w:rFonts w:ascii="Times New Roman" w:hAnsi="Times New Roman" w:cs="Times New Roman"/>
                <w:sz w:val="20"/>
                <w:szCs w:val="20"/>
                <w:rPrChange w:id="1185" w:author="Johannes Breytenbach" w:date="2017-02-13T12:11:00Z">
                  <w:rPr>
                    <w:ins w:id="1186" w:author="Johannes Breytenbach" w:date="2017-02-13T12:11:00Z"/>
                    <w:rFonts w:ascii="Times New Roman" w:hAnsi="Times New Roman" w:cs="Times New Roman"/>
                    <w:sz w:val="28"/>
                    <w:szCs w:val="28"/>
                  </w:rPr>
                </w:rPrChange>
              </w:rPr>
              <w:pPrChange w:id="1187"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188" w:author="Johannes Breytenbach" w:date="2017-02-13T12:11:00Z">
              <w:r>
                <w:rPr>
                  <w:rFonts w:ascii="Times New Roman" w:hAnsi="Times New Roman" w:cs="Times New Roman"/>
                  <w:sz w:val="20"/>
                  <w:szCs w:val="20"/>
                </w:rPr>
                <w:t>100</w:t>
              </w:r>
            </w:ins>
          </w:p>
        </w:tc>
        <w:tc>
          <w:tcPr>
            <w:tcW w:w="2394" w:type="dxa"/>
          </w:tcPr>
          <w:p w14:paraId="4E5B3808" w14:textId="6725871C" w:rsidR="001A3F8D" w:rsidRP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189" w:author="Johannes Breytenbach" w:date="2017-02-13T12:11:00Z"/>
                <w:rFonts w:ascii="Times New Roman" w:hAnsi="Times New Roman" w:cs="Times New Roman"/>
                <w:sz w:val="20"/>
                <w:szCs w:val="20"/>
                <w:rPrChange w:id="1190" w:author="Johannes Breytenbach" w:date="2017-02-13T12:11:00Z">
                  <w:rPr>
                    <w:ins w:id="1191" w:author="Johannes Breytenbach" w:date="2017-02-13T12:11:00Z"/>
                    <w:rFonts w:ascii="Times New Roman" w:hAnsi="Times New Roman" w:cs="Times New Roman"/>
                    <w:sz w:val="28"/>
                    <w:szCs w:val="28"/>
                  </w:rPr>
                </w:rPrChange>
              </w:rPr>
              <w:pPrChange w:id="1192"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193" w:author="Johannes Breytenbach" w:date="2017-02-13T12:12:00Z">
              <w:r>
                <w:rPr>
                  <w:rFonts w:ascii="Times New Roman" w:hAnsi="Times New Roman" w:cs="Times New Roman"/>
                  <w:sz w:val="20"/>
                  <w:szCs w:val="20"/>
                </w:rPr>
                <w:t>$1,000.00</w:t>
              </w:r>
            </w:ins>
          </w:p>
        </w:tc>
        <w:tc>
          <w:tcPr>
            <w:tcW w:w="2394" w:type="dxa"/>
          </w:tcPr>
          <w:p w14:paraId="1C816B6B" w14:textId="3F56A386" w:rsidR="001A3F8D" w:rsidRPr="001A3F8D" w:rsidRDefault="001A3F8D">
            <w:pPr>
              <w:pStyle w:val="PlainText"/>
              <w:spacing w:line="276" w:lineRule="auto"/>
              <w:cnfStyle w:val="000000100000" w:firstRow="0" w:lastRow="0" w:firstColumn="0" w:lastColumn="0" w:oddVBand="0" w:evenVBand="0" w:oddHBand="1" w:evenHBand="0" w:firstRowFirstColumn="0" w:firstRowLastColumn="0" w:lastRowFirstColumn="0" w:lastRowLastColumn="0"/>
              <w:rPr>
                <w:ins w:id="1194" w:author="Johannes Breytenbach" w:date="2017-02-13T12:11:00Z"/>
                <w:rFonts w:ascii="Times New Roman" w:hAnsi="Times New Roman" w:cs="Times New Roman"/>
                <w:sz w:val="20"/>
                <w:szCs w:val="20"/>
                <w:rPrChange w:id="1195" w:author="Johannes Breytenbach" w:date="2017-02-13T12:11:00Z">
                  <w:rPr>
                    <w:ins w:id="1196" w:author="Johannes Breytenbach" w:date="2017-02-13T12:11:00Z"/>
                    <w:rFonts w:ascii="Times New Roman" w:hAnsi="Times New Roman" w:cs="Times New Roman"/>
                    <w:sz w:val="28"/>
                    <w:szCs w:val="28"/>
                  </w:rPr>
                </w:rPrChange>
              </w:rPr>
            </w:pPr>
            <w:ins w:id="1197" w:author="Johannes Breytenbach" w:date="2017-02-13T12:12:00Z">
              <w:r>
                <w:rPr>
                  <w:rFonts w:ascii="Times New Roman" w:hAnsi="Times New Roman" w:cs="Times New Roman"/>
                  <w:sz w:val="20"/>
                  <w:szCs w:val="20"/>
                </w:rPr>
                <w:t>1</w:t>
              </w:r>
            </w:ins>
            <w:ins w:id="1198" w:author="Johannes Breytenbach" w:date="2017-02-13T12:14:00Z">
              <w:r>
                <w:rPr>
                  <w:rFonts w:ascii="Times New Roman" w:hAnsi="Times New Roman" w:cs="Times New Roman"/>
                  <w:sz w:val="20"/>
                  <w:szCs w:val="20"/>
                </w:rPr>
                <w:t xml:space="preserve"> oz</w:t>
              </w:r>
            </w:ins>
          </w:p>
        </w:tc>
      </w:tr>
      <w:tr w:rsidR="001A3F8D" w14:paraId="7AAF9554" w14:textId="77777777" w:rsidTr="001A3F8D">
        <w:trPr>
          <w:ins w:id="1199" w:author="Johannes Breytenbach" w:date="2017-02-13T12:07:00Z"/>
        </w:trPr>
        <w:tc>
          <w:tcPr>
            <w:cnfStyle w:val="001000000000" w:firstRow="0" w:lastRow="0" w:firstColumn="1" w:lastColumn="0" w:oddVBand="0" w:evenVBand="0" w:oddHBand="0" w:evenHBand="0" w:firstRowFirstColumn="0" w:firstRowLastColumn="0" w:lastRowFirstColumn="0" w:lastRowLastColumn="0"/>
            <w:tcW w:w="0" w:type="dxa"/>
            <w:tcPrChange w:id="1200" w:author="Johannes Breytenbach" w:date="2017-02-13T12:11:00Z">
              <w:tcPr>
                <w:tcW w:w="2394" w:type="dxa"/>
              </w:tcPr>
            </w:tcPrChange>
          </w:tcPr>
          <w:p w14:paraId="4E0EC0A9" w14:textId="77777777" w:rsidR="001A3F8D" w:rsidRDefault="001A3F8D">
            <w:pPr>
              <w:pStyle w:val="PlainText"/>
              <w:spacing w:line="276" w:lineRule="auto"/>
              <w:rPr>
                <w:ins w:id="1201" w:author="Johannes Breytenbach" w:date="2017-02-13T12:07:00Z"/>
                <w:rFonts w:ascii="Times New Roman" w:hAnsi="Times New Roman" w:cs="Times New Roman"/>
                <w:sz w:val="20"/>
                <w:szCs w:val="20"/>
              </w:rPr>
            </w:pPr>
          </w:p>
        </w:tc>
        <w:tc>
          <w:tcPr>
            <w:tcW w:w="0" w:type="dxa"/>
            <w:tcPrChange w:id="1202" w:author="Johannes Breytenbach" w:date="2017-02-13T12:11:00Z">
              <w:tcPr>
                <w:tcW w:w="2394" w:type="dxa"/>
              </w:tcPr>
            </w:tcPrChange>
          </w:tcPr>
          <w:p w14:paraId="270201C4"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03" w:author="Johannes Breytenbach" w:date="2017-02-13T12:07:00Z"/>
                <w:rFonts w:ascii="Times New Roman" w:hAnsi="Times New Roman" w:cs="Times New Roman"/>
                <w:sz w:val="20"/>
                <w:szCs w:val="20"/>
              </w:rPr>
              <w:pPrChange w:id="1204"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0" w:type="dxa"/>
            <w:tcPrChange w:id="1205" w:author="Johannes Breytenbach" w:date="2017-02-13T12:11:00Z">
              <w:tcPr>
                <w:tcW w:w="2394" w:type="dxa"/>
              </w:tcPr>
            </w:tcPrChange>
          </w:tcPr>
          <w:p w14:paraId="130A8509"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06" w:author="Johannes Breytenbach" w:date="2017-02-13T12:07:00Z"/>
                <w:rFonts w:ascii="Times New Roman" w:hAnsi="Times New Roman" w:cs="Times New Roman"/>
                <w:sz w:val="20"/>
                <w:szCs w:val="20"/>
              </w:rPr>
              <w:pPrChange w:id="1207"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0" w:type="dxa"/>
            <w:tcPrChange w:id="1208" w:author="Johannes Breytenbach" w:date="2017-02-13T12:11:00Z">
              <w:tcPr>
                <w:tcW w:w="2394" w:type="dxa"/>
              </w:tcPr>
            </w:tcPrChange>
          </w:tcPr>
          <w:p w14:paraId="159E7307" w14:textId="77777777" w:rsidR="001A3F8D" w:rsidRDefault="001A3F8D">
            <w:pPr>
              <w:pStyle w:val="PlainText"/>
              <w:spacing w:line="276" w:lineRule="auto"/>
              <w:cnfStyle w:val="000000000000" w:firstRow="0" w:lastRow="0" w:firstColumn="0" w:lastColumn="0" w:oddVBand="0" w:evenVBand="0" w:oddHBand="0" w:evenHBand="0" w:firstRowFirstColumn="0" w:firstRowLastColumn="0" w:lastRowFirstColumn="0" w:lastRowLastColumn="0"/>
              <w:rPr>
                <w:ins w:id="1209" w:author="Johannes Breytenbach" w:date="2017-02-13T12:07:00Z"/>
                <w:rFonts w:ascii="Times New Roman" w:hAnsi="Times New Roman" w:cs="Times New Roman"/>
                <w:sz w:val="20"/>
                <w:szCs w:val="20"/>
              </w:rPr>
            </w:pPr>
          </w:p>
        </w:tc>
      </w:tr>
      <w:tr w:rsidR="001A3F8D" w14:paraId="4033F4B6" w14:textId="77777777" w:rsidTr="001A3F8D">
        <w:trPr>
          <w:cnfStyle w:val="000000100000" w:firstRow="0" w:lastRow="0" w:firstColumn="0" w:lastColumn="0" w:oddVBand="0" w:evenVBand="0" w:oddHBand="1" w:evenHBand="0" w:firstRowFirstColumn="0" w:firstRowLastColumn="0" w:lastRowFirstColumn="0" w:lastRowLastColumn="0"/>
          <w:ins w:id="1210" w:author="Johannes Breytenbach" w:date="2017-02-13T12:11:00Z"/>
        </w:trPr>
        <w:tc>
          <w:tcPr>
            <w:cnfStyle w:val="001000000000" w:firstRow="0" w:lastRow="0" w:firstColumn="1" w:lastColumn="0" w:oddVBand="0" w:evenVBand="0" w:oddHBand="0" w:evenHBand="0" w:firstRowFirstColumn="0" w:firstRowLastColumn="0" w:lastRowFirstColumn="0" w:lastRowLastColumn="0"/>
            <w:tcW w:w="2394" w:type="dxa"/>
          </w:tcPr>
          <w:p w14:paraId="44A19481" w14:textId="1DFDA158" w:rsidR="001A3F8D" w:rsidRDefault="001A3F8D">
            <w:pPr>
              <w:pStyle w:val="PlainText"/>
              <w:spacing w:line="276" w:lineRule="auto"/>
              <w:rPr>
                <w:ins w:id="1211" w:author="Johannes Breytenbach" w:date="2017-02-13T12:11:00Z"/>
                <w:rFonts w:ascii="Times New Roman" w:hAnsi="Times New Roman" w:cs="Times New Roman"/>
                <w:sz w:val="20"/>
                <w:szCs w:val="20"/>
              </w:rPr>
            </w:pPr>
            <w:ins w:id="1212" w:author="Johannes Breytenbach" w:date="2017-02-13T12:12:00Z">
              <w:r>
                <w:rPr>
                  <w:rFonts w:ascii="Times New Roman" w:hAnsi="Times New Roman" w:cs="Times New Roman"/>
                  <w:sz w:val="20"/>
                  <w:szCs w:val="20"/>
                </w:rPr>
                <w:t>OZC</w:t>
              </w:r>
            </w:ins>
          </w:p>
        </w:tc>
        <w:tc>
          <w:tcPr>
            <w:tcW w:w="2394" w:type="dxa"/>
          </w:tcPr>
          <w:p w14:paraId="05CB02D1" w14:textId="3C917DA1"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13" w:author="Johannes Breytenbach" w:date="2017-02-13T12:11:00Z"/>
                <w:rFonts w:ascii="Times New Roman" w:hAnsi="Times New Roman" w:cs="Times New Roman"/>
                <w:sz w:val="20"/>
                <w:szCs w:val="20"/>
              </w:rPr>
              <w:pPrChange w:id="1214"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15" w:author="Johannes Breytenbach" w:date="2017-02-13T12:12:00Z">
              <w:r>
                <w:rPr>
                  <w:rFonts w:ascii="Times New Roman" w:hAnsi="Times New Roman" w:cs="Times New Roman"/>
                  <w:sz w:val="20"/>
                  <w:szCs w:val="20"/>
                </w:rPr>
                <w:t>1</w:t>
              </w:r>
            </w:ins>
          </w:p>
        </w:tc>
        <w:tc>
          <w:tcPr>
            <w:tcW w:w="2394" w:type="dxa"/>
          </w:tcPr>
          <w:p w14:paraId="5837B942" w14:textId="38983F63"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16" w:author="Johannes Breytenbach" w:date="2017-02-13T12:11:00Z"/>
                <w:rFonts w:ascii="Times New Roman" w:hAnsi="Times New Roman" w:cs="Times New Roman"/>
                <w:sz w:val="20"/>
                <w:szCs w:val="20"/>
              </w:rPr>
              <w:pPrChange w:id="1217"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18" w:author="Johannes Breytenbach" w:date="2017-02-13T12:12:00Z">
              <w:r>
                <w:rPr>
                  <w:rFonts w:ascii="Times New Roman" w:hAnsi="Times New Roman" w:cs="Times New Roman"/>
                  <w:sz w:val="20"/>
                  <w:szCs w:val="20"/>
                </w:rPr>
                <w:t>$10</w:t>
              </w:r>
            </w:ins>
          </w:p>
        </w:tc>
        <w:tc>
          <w:tcPr>
            <w:tcW w:w="2394" w:type="dxa"/>
          </w:tcPr>
          <w:p w14:paraId="6CCAEEB1" w14:textId="6ABB5380" w:rsidR="001A3F8D" w:rsidRDefault="001A3F8D">
            <w:pPr>
              <w:pStyle w:val="PlainText"/>
              <w:spacing w:line="276" w:lineRule="auto"/>
              <w:cnfStyle w:val="000000100000" w:firstRow="0" w:lastRow="0" w:firstColumn="0" w:lastColumn="0" w:oddVBand="0" w:evenVBand="0" w:oddHBand="1" w:evenHBand="0" w:firstRowFirstColumn="0" w:firstRowLastColumn="0" w:lastRowFirstColumn="0" w:lastRowLastColumn="0"/>
              <w:rPr>
                <w:ins w:id="1219" w:author="Johannes Breytenbach" w:date="2017-02-13T12:11:00Z"/>
                <w:rFonts w:ascii="Times New Roman" w:hAnsi="Times New Roman" w:cs="Times New Roman"/>
                <w:sz w:val="20"/>
                <w:szCs w:val="20"/>
              </w:rPr>
            </w:pPr>
            <w:ins w:id="1220" w:author="Johannes Breytenbach" w:date="2017-02-13T12:12:00Z">
              <w:r>
                <w:rPr>
                  <w:rFonts w:ascii="Times New Roman" w:hAnsi="Times New Roman" w:cs="Times New Roman"/>
                  <w:sz w:val="20"/>
                  <w:szCs w:val="20"/>
                </w:rPr>
                <w:t>0.01</w:t>
              </w:r>
            </w:ins>
            <w:ins w:id="1221" w:author="Johannes Breytenbach" w:date="2017-02-13T12:14:00Z">
              <w:r>
                <w:rPr>
                  <w:rFonts w:ascii="Times New Roman" w:hAnsi="Times New Roman" w:cs="Times New Roman"/>
                  <w:sz w:val="20"/>
                  <w:szCs w:val="20"/>
                </w:rPr>
                <w:t xml:space="preserve"> oz</w:t>
              </w:r>
            </w:ins>
          </w:p>
        </w:tc>
      </w:tr>
      <w:tr w:rsidR="001A3F8D" w14:paraId="53887168" w14:textId="77777777" w:rsidTr="001A3F8D">
        <w:trPr>
          <w:ins w:id="1222" w:author="Johannes Breytenbach" w:date="2017-02-13T12:11:00Z"/>
        </w:trPr>
        <w:tc>
          <w:tcPr>
            <w:cnfStyle w:val="001000000000" w:firstRow="0" w:lastRow="0" w:firstColumn="1" w:lastColumn="0" w:oddVBand="0" w:evenVBand="0" w:oddHBand="0" w:evenHBand="0" w:firstRowFirstColumn="0" w:firstRowLastColumn="0" w:lastRowFirstColumn="0" w:lastRowLastColumn="0"/>
            <w:tcW w:w="2394" w:type="dxa"/>
          </w:tcPr>
          <w:p w14:paraId="7DCA858B" w14:textId="77777777" w:rsidR="001A3F8D" w:rsidRDefault="001A3F8D">
            <w:pPr>
              <w:pStyle w:val="PlainText"/>
              <w:spacing w:line="276" w:lineRule="auto"/>
              <w:rPr>
                <w:ins w:id="1223" w:author="Johannes Breytenbach" w:date="2017-02-13T12:11:00Z"/>
                <w:rFonts w:ascii="Times New Roman" w:hAnsi="Times New Roman" w:cs="Times New Roman"/>
                <w:sz w:val="20"/>
                <w:szCs w:val="20"/>
              </w:rPr>
            </w:pPr>
          </w:p>
        </w:tc>
        <w:tc>
          <w:tcPr>
            <w:tcW w:w="2394" w:type="dxa"/>
          </w:tcPr>
          <w:p w14:paraId="5D721463"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24" w:author="Johannes Breytenbach" w:date="2017-02-13T12:11:00Z"/>
                <w:rFonts w:ascii="Times New Roman" w:hAnsi="Times New Roman" w:cs="Times New Roman"/>
                <w:sz w:val="20"/>
                <w:szCs w:val="20"/>
              </w:rPr>
              <w:pPrChange w:id="1225"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2394" w:type="dxa"/>
          </w:tcPr>
          <w:p w14:paraId="7C851392"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26" w:author="Johannes Breytenbach" w:date="2017-02-13T12:11:00Z"/>
                <w:rFonts w:ascii="Times New Roman" w:hAnsi="Times New Roman" w:cs="Times New Roman"/>
                <w:sz w:val="20"/>
                <w:szCs w:val="20"/>
              </w:rPr>
              <w:pPrChange w:id="1227"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2394" w:type="dxa"/>
          </w:tcPr>
          <w:p w14:paraId="184CC0AD" w14:textId="77777777" w:rsidR="001A3F8D" w:rsidRDefault="001A3F8D">
            <w:pPr>
              <w:pStyle w:val="PlainText"/>
              <w:spacing w:line="276" w:lineRule="auto"/>
              <w:cnfStyle w:val="000000000000" w:firstRow="0" w:lastRow="0" w:firstColumn="0" w:lastColumn="0" w:oddVBand="0" w:evenVBand="0" w:oddHBand="0" w:evenHBand="0" w:firstRowFirstColumn="0" w:firstRowLastColumn="0" w:lastRowFirstColumn="0" w:lastRowLastColumn="0"/>
              <w:rPr>
                <w:ins w:id="1228" w:author="Johannes Breytenbach" w:date="2017-02-13T12:11:00Z"/>
                <w:rFonts w:ascii="Times New Roman" w:hAnsi="Times New Roman" w:cs="Times New Roman"/>
                <w:sz w:val="20"/>
                <w:szCs w:val="20"/>
              </w:rPr>
            </w:pPr>
          </w:p>
        </w:tc>
      </w:tr>
      <w:tr w:rsidR="001A3F8D" w14:paraId="6B01DBF7" w14:textId="77777777" w:rsidTr="001A3F8D">
        <w:trPr>
          <w:cnfStyle w:val="000000100000" w:firstRow="0" w:lastRow="0" w:firstColumn="0" w:lastColumn="0" w:oddVBand="0" w:evenVBand="0" w:oddHBand="1" w:evenHBand="0" w:firstRowFirstColumn="0" w:firstRowLastColumn="0" w:lastRowFirstColumn="0" w:lastRowLastColumn="0"/>
          <w:ins w:id="1229" w:author="Johannes Breytenbach" w:date="2017-02-13T12:07:00Z"/>
        </w:trPr>
        <w:tc>
          <w:tcPr>
            <w:cnfStyle w:val="001000000000" w:firstRow="0" w:lastRow="0" w:firstColumn="1" w:lastColumn="0" w:oddVBand="0" w:evenVBand="0" w:oddHBand="0" w:evenHBand="0" w:firstRowFirstColumn="0" w:firstRowLastColumn="0" w:lastRowFirstColumn="0" w:lastRowLastColumn="0"/>
            <w:tcW w:w="0" w:type="dxa"/>
            <w:tcPrChange w:id="1230" w:author="Johannes Breytenbach" w:date="2017-02-13T12:11:00Z">
              <w:tcPr>
                <w:tcW w:w="2394" w:type="dxa"/>
              </w:tcPr>
            </w:tcPrChange>
          </w:tcPr>
          <w:p w14:paraId="3D00A3CA" w14:textId="5831C5FF" w:rsidR="001A3F8D" w:rsidRDefault="001A3F8D">
            <w:pPr>
              <w:pStyle w:val="PlainText"/>
              <w:spacing w:line="276" w:lineRule="auto"/>
              <w:cnfStyle w:val="001000100000" w:firstRow="0" w:lastRow="0" w:firstColumn="1" w:lastColumn="0" w:oddVBand="0" w:evenVBand="0" w:oddHBand="1" w:evenHBand="0" w:firstRowFirstColumn="0" w:firstRowLastColumn="0" w:lastRowFirstColumn="0" w:lastRowLastColumn="0"/>
              <w:rPr>
                <w:ins w:id="1231" w:author="Johannes Breytenbach" w:date="2017-02-13T12:07:00Z"/>
                <w:rFonts w:ascii="Times New Roman" w:hAnsi="Times New Roman" w:cs="Times New Roman"/>
                <w:sz w:val="20"/>
                <w:szCs w:val="20"/>
              </w:rPr>
            </w:pPr>
            <w:ins w:id="1232" w:author="Johannes Breytenbach" w:date="2017-02-13T12:12:00Z">
              <w:r>
                <w:rPr>
                  <w:rFonts w:ascii="Times New Roman" w:hAnsi="Times New Roman" w:cs="Times New Roman"/>
                  <w:sz w:val="20"/>
                  <w:szCs w:val="20"/>
                </w:rPr>
                <w:t>mOZC</w:t>
              </w:r>
            </w:ins>
          </w:p>
        </w:tc>
        <w:tc>
          <w:tcPr>
            <w:tcW w:w="0" w:type="dxa"/>
            <w:tcPrChange w:id="1233" w:author="Johannes Breytenbach" w:date="2017-02-13T12:11:00Z">
              <w:tcPr>
                <w:tcW w:w="2394" w:type="dxa"/>
              </w:tcPr>
            </w:tcPrChange>
          </w:tcPr>
          <w:p w14:paraId="5C9841FD" w14:textId="037D3F0E"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34" w:author="Johannes Breytenbach" w:date="2017-02-13T12:07:00Z"/>
                <w:rFonts w:ascii="Times New Roman" w:hAnsi="Times New Roman" w:cs="Times New Roman"/>
                <w:sz w:val="20"/>
                <w:szCs w:val="20"/>
              </w:rPr>
              <w:pPrChange w:id="1235"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36" w:author="Johannes Breytenbach" w:date="2017-02-13T12:13:00Z">
              <w:r>
                <w:rPr>
                  <w:rFonts w:ascii="Times New Roman" w:hAnsi="Times New Roman" w:cs="Times New Roman"/>
                  <w:sz w:val="20"/>
                  <w:szCs w:val="20"/>
                </w:rPr>
                <w:t>0.001</w:t>
              </w:r>
            </w:ins>
          </w:p>
        </w:tc>
        <w:tc>
          <w:tcPr>
            <w:tcW w:w="0" w:type="dxa"/>
            <w:tcPrChange w:id="1237" w:author="Johannes Breytenbach" w:date="2017-02-13T12:11:00Z">
              <w:tcPr>
                <w:tcW w:w="2394" w:type="dxa"/>
              </w:tcPr>
            </w:tcPrChange>
          </w:tcPr>
          <w:p w14:paraId="58287D4C" w14:textId="5F56A6DC"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38" w:author="Johannes Breytenbach" w:date="2017-02-13T12:07:00Z"/>
                <w:rFonts w:ascii="Times New Roman" w:hAnsi="Times New Roman" w:cs="Times New Roman"/>
                <w:sz w:val="20"/>
                <w:szCs w:val="20"/>
              </w:rPr>
              <w:pPrChange w:id="1239"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40" w:author="Johannes Breytenbach" w:date="2017-02-13T12:13:00Z">
              <w:r>
                <w:rPr>
                  <w:rFonts w:ascii="Times New Roman" w:hAnsi="Times New Roman" w:cs="Times New Roman"/>
                  <w:sz w:val="20"/>
                  <w:szCs w:val="20"/>
                </w:rPr>
                <w:t>$0.01</w:t>
              </w:r>
            </w:ins>
          </w:p>
        </w:tc>
        <w:tc>
          <w:tcPr>
            <w:tcW w:w="0" w:type="dxa"/>
            <w:tcPrChange w:id="1241" w:author="Johannes Breytenbach" w:date="2017-02-13T12:11:00Z">
              <w:tcPr>
                <w:tcW w:w="2394" w:type="dxa"/>
              </w:tcPr>
            </w:tcPrChange>
          </w:tcPr>
          <w:p w14:paraId="245BA627" w14:textId="502F1F31" w:rsidR="001A3F8D" w:rsidRDefault="001A3F8D">
            <w:pPr>
              <w:pStyle w:val="PlainText"/>
              <w:spacing w:line="276" w:lineRule="auto"/>
              <w:cnfStyle w:val="000000100000" w:firstRow="0" w:lastRow="0" w:firstColumn="0" w:lastColumn="0" w:oddVBand="0" w:evenVBand="0" w:oddHBand="1" w:evenHBand="0" w:firstRowFirstColumn="0" w:firstRowLastColumn="0" w:lastRowFirstColumn="0" w:lastRowLastColumn="0"/>
              <w:rPr>
                <w:ins w:id="1242" w:author="Johannes Breytenbach" w:date="2017-02-13T12:07:00Z"/>
                <w:rFonts w:ascii="Times New Roman" w:hAnsi="Times New Roman" w:cs="Times New Roman"/>
                <w:sz w:val="20"/>
                <w:szCs w:val="20"/>
              </w:rPr>
            </w:pPr>
            <w:ins w:id="1243" w:author="Johannes Breytenbach" w:date="2017-02-13T12:13:00Z">
              <w:r>
                <w:rPr>
                  <w:rFonts w:ascii="Times New Roman" w:hAnsi="Times New Roman" w:cs="Times New Roman"/>
                  <w:sz w:val="20"/>
                  <w:szCs w:val="20"/>
                </w:rPr>
                <w:t>0.00001</w:t>
              </w:r>
            </w:ins>
            <w:ins w:id="1244" w:author="Johannes Breytenbach" w:date="2017-02-13T12:14:00Z">
              <w:r>
                <w:rPr>
                  <w:rFonts w:ascii="Times New Roman" w:hAnsi="Times New Roman" w:cs="Times New Roman"/>
                  <w:sz w:val="20"/>
                  <w:szCs w:val="20"/>
                </w:rPr>
                <w:t xml:space="preserve"> oz</w:t>
              </w:r>
            </w:ins>
          </w:p>
        </w:tc>
      </w:tr>
      <w:tr w:rsidR="001A3F8D" w14:paraId="64BC090F" w14:textId="77777777" w:rsidTr="001A3F8D">
        <w:trPr>
          <w:ins w:id="1245" w:author="Johannes Breytenbach" w:date="2017-02-13T12:07:00Z"/>
        </w:trPr>
        <w:tc>
          <w:tcPr>
            <w:cnfStyle w:val="001000000000" w:firstRow="0" w:lastRow="0" w:firstColumn="1" w:lastColumn="0" w:oddVBand="0" w:evenVBand="0" w:oddHBand="0" w:evenHBand="0" w:firstRowFirstColumn="0" w:firstRowLastColumn="0" w:lastRowFirstColumn="0" w:lastRowLastColumn="0"/>
            <w:tcW w:w="0" w:type="dxa"/>
            <w:tcPrChange w:id="1246" w:author="Johannes Breytenbach" w:date="2017-02-13T12:11:00Z">
              <w:tcPr>
                <w:tcW w:w="2394" w:type="dxa"/>
              </w:tcPr>
            </w:tcPrChange>
          </w:tcPr>
          <w:p w14:paraId="41607C9B" w14:textId="77777777" w:rsidR="001A3F8D" w:rsidRDefault="001A3F8D">
            <w:pPr>
              <w:pStyle w:val="PlainText"/>
              <w:spacing w:line="276" w:lineRule="auto"/>
              <w:rPr>
                <w:ins w:id="1247" w:author="Johannes Breytenbach" w:date="2017-02-13T12:07:00Z"/>
                <w:rFonts w:ascii="Times New Roman" w:hAnsi="Times New Roman" w:cs="Times New Roman"/>
                <w:sz w:val="20"/>
                <w:szCs w:val="20"/>
              </w:rPr>
            </w:pPr>
          </w:p>
        </w:tc>
        <w:tc>
          <w:tcPr>
            <w:tcW w:w="0" w:type="dxa"/>
            <w:tcPrChange w:id="1248" w:author="Johannes Breytenbach" w:date="2017-02-13T12:11:00Z">
              <w:tcPr>
                <w:tcW w:w="2394" w:type="dxa"/>
              </w:tcPr>
            </w:tcPrChange>
          </w:tcPr>
          <w:p w14:paraId="2D99131D"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49" w:author="Johannes Breytenbach" w:date="2017-02-13T12:07:00Z"/>
                <w:rFonts w:ascii="Times New Roman" w:hAnsi="Times New Roman" w:cs="Times New Roman"/>
                <w:sz w:val="20"/>
                <w:szCs w:val="20"/>
              </w:rPr>
              <w:pPrChange w:id="1250"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0" w:type="dxa"/>
            <w:tcPrChange w:id="1251" w:author="Johannes Breytenbach" w:date="2017-02-13T12:11:00Z">
              <w:tcPr>
                <w:tcW w:w="2394" w:type="dxa"/>
              </w:tcPr>
            </w:tcPrChange>
          </w:tcPr>
          <w:p w14:paraId="647EF9FA" w14:textId="77777777" w:rsidR="001A3F8D" w:rsidRDefault="001A3F8D">
            <w:pPr>
              <w:pStyle w:val="PlainText"/>
              <w:spacing w:line="276" w:lineRule="auto"/>
              <w:jc w:val="right"/>
              <w:cnfStyle w:val="000000000000" w:firstRow="0" w:lastRow="0" w:firstColumn="0" w:lastColumn="0" w:oddVBand="0" w:evenVBand="0" w:oddHBand="0" w:evenHBand="0" w:firstRowFirstColumn="0" w:firstRowLastColumn="0" w:lastRowFirstColumn="0" w:lastRowLastColumn="0"/>
              <w:rPr>
                <w:ins w:id="1252" w:author="Johannes Breytenbach" w:date="2017-02-13T12:07:00Z"/>
                <w:rFonts w:ascii="Times New Roman" w:hAnsi="Times New Roman" w:cs="Times New Roman"/>
                <w:sz w:val="20"/>
                <w:szCs w:val="20"/>
              </w:rPr>
              <w:pPrChange w:id="1253" w:author="Johannes Breytenbach" w:date="2017-02-13T12:15:00Z">
                <w:pPr>
                  <w:pStyle w:val="PlainText"/>
                  <w:spacing w:line="276" w:lineRule="auto"/>
                  <w:cnfStyle w:val="000000000000" w:firstRow="0" w:lastRow="0" w:firstColumn="0" w:lastColumn="0" w:oddVBand="0" w:evenVBand="0" w:oddHBand="0" w:evenHBand="0" w:firstRowFirstColumn="0" w:firstRowLastColumn="0" w:lastRowFirstColumn="0" w:lastRowLastColumn="0"/>
                </w:pPr>
              </w:pPrChange>
            </w:pPr>
          </w:p>
        </w:tc>
        <w:tc>
          <w:tcPr>
            <w:tcW w:w="0" w:type="dxa"/>
            <w:tcPrChange w:id="1254" w:author="Johannes Breytenbach" w:date="2017-02-13T12:11:00Z">
              <w:tcPr>
                <w:tcW w:w="2394" w:type="dxa"/>
              </w:tcPr>
            </w:tcPrChange>
          </w:tcPr>
          <w:p w14:paraId="7648DFBB" w14:textId="77777777" w:rsidR="001A3F8D" w:rsidRDefault="001A3F8D">
            <w:pPr>
              <w:pStyle w:val="PlainText"/>
              <w:spacing w:line="276" w:lineRule="auto"/>
              <w:cnfStyle w:val="000000000000" w:firstRow="0" w:lastRow="0" w:firstColumn="0" w:lastColumn="0" w:oddVBand="0" w:evenVBand="0" w:oddHBand="0" w:evenHBand="0" w:firstRowFirstColumn="0" w:firstRowLastColumn="0" w:lastRowFirstColumn="0" w:lastRowLastColumn="0"/>
              <w:rPr>
                <w:ins w:id="1255" w:author="Johannes Breytenbach" w:date="2017-02-13T12:07:00Z"/>
                <w:rFonts w:ascii="Times New Roman" w:hAnsi="Times New Roman" w:cs="Times New Roman"/>
                <w:sz w:val="20"/>
                <w:szCs w:val="20"/>
              </w:rPr>
            </w:pPr>
          </w:p>
        </w:tc>
      </w:tr>
      <w:tr w:rsidR="001A3F8D" w14:paraId="13CB8A3E" w14:textId="77777777" w:rsidTr="001A3F8D">
        <w:trPr>
          <w:cnfStyle w:val="000000100000" w:firstRow="0" w:lastRow="0" w:firstColumn="0" w:lastColumn="0" w:oddVBand="0" w:evenVBand="0" w:oddHBand="1" w:evenHBand="0" w:firstRowFirstColumn="0" w:firstRowLastColumn="0" w:lastRowFirstColumn="0" w:lastRowLastColumn="0"/>
          <w:ins w:id="1256" w:author="Johannes Breytenbach" w:date="2017-02-13T12:07:00Z"/>
        </w:trPr>
        <w:tc>
          <w:tcPr>
            <w:cnfStyle w:val="001000000000" w:firstRow="0" w:lastRow="0" w:firstColumn="1" w:lastColumn="0" w:oddVBand="0" w:evenVBand="0" w:oddHBand="0" w:evenHBand="0" w:firstRowFirstColumn="0" w:firstRowLastColumn="0" w:lastRowFirstColumn="0" w:lastRowLastColumn="0"/>
            <w:tcW w:w="0" w:type="dxa"/>
            <w:tcPrChange w:id="1257" w:author="Johannes Breytenbach" w:date="2017-02-13T12:11:00Z">
              <w:tcPr>
                <w:tcW w:w="2394" w:type="dxa"/>
              </w:tcPr>
            </w:tcPrChange>
          </w:tcPr>
          <w:p w14:paraId="1CB475AB" w14:textId="75DE4696" w:rsidR="001A3F8D" w:rsidRDefault="001A3F8D">
            <w:pPr>
              <w:pStyle w:val="PlainText"/>
              <w:spacing w:line="276" w:lineRule="auto"/>
              <w:cnfStyle w:val="001000100000" w:firstRow="0" w:lastRow="0" w:firstColumn="1" w:lastColumn="0" w:oddVBand="0" w:evenVBand="0" w:oddHBand="1" w:evenHBand="0" w:firstRowFirstColumn="0" w:firstRowLastColumn="0" w:lastRowFirstColumn="0" w:lastRowLastColumn="0"/>
              <w:rPr>
                <w:ins w:id="1258" w:author="Johannes Breytenbach" w:date="2017-02-13T12:07:00Z"/>
                <w:rFonts w:ascii="Times New Roman" w:hAnsi="Times New Roman" w:cs="Times New Roman"/>
                <w:sz w:val="20"/>
                <w:szCs w:val="20"/>
              </w:rPr>
            </w:pPr>
            <w:ins w:id="1259" w:author="Johannes Breytenbach" w:date="2017-02-13T12:13:00Z">
              <w:r>
                <w:rPr>
                  <w:rFonts w:ascii="Times New Roman" w:hAnsi="Times New Roman" w:cs="Times New Roman"/>
                  <w:sz w:val="20"/>
                  <w:szCs w:val="20"/>
                </w:rPr>
                <w:t>uOZC</w:t>
              </w:r>
            </w:ins>
          </w:p>
        </w:tc>
        <w:tc>
          <w:tcPr>
            <w:tcW w:w="0" w:type="dxa"/>
            <w:tcPrChange w:id="1260" w:author="Johannes Breytenbach" w:date="2017-02-13T12:11:00Z">
              <w:tcPr>
                <w:tcW w:w="2394" w:type="dxa"/>
              </w:tcPr>
            </w:tcPrChange>
          </w:tcPr>
          <w:p w14:paraId="5212E634" w14:textId="7900A40D"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61" w:author="Johannes Breytenbach" w:date="2017-02-13T12:07:00Z"/>
                <w:rFonts w:ascii="Times New Roman" w:hAnsi="Times New Roman" w:cs="Times New Roman"/>
                <w:sz w:val="20"/>
                <w:szCs w:val="20"/>
              </w:rPr>
              <w:pPrChange w:id="1262"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63" w:author="Johannes Breytenbach" w:date="2017-02-13T12:13:00Z">
              <w:r>
                <w:rPr>
                  <w:rFonts w:ascii="Times New Roman" w:hAnsi="Times New Roman" w:cs="Times New Roman"/>
                  <w:sz w:val="20"/>
                  <w:szCs w:val="20"/>
                </w:rPr>
                <w:t>0.000001</w:t>
              </w:r>
            </w:ins>
          </w:p>
        </w:tc>
        <w:tc>
          <w:tcPr>
            <w:tcW w:w="0" w:type="dxa"/>
            <w:tcPrChange w:id="1264" w:author="Johannes Breytenbach" w:date="2017-02-13T12:11:00Z">
              <w:tcPr>
                <w:tcW w:w="2394" w:type="dxa"/>
              </w:tcPr>
            </w:tcPrChange>
          </w:tcPr>
          <w:p w14:paraId="3A1644DD" w14:textId="5A06E478" w:rsidR="001A3F8D" w:rsidRDefault="001A3F8D">
            <w:pPr>
              <w:pStyle w:val="PlainText"/>
              <w:spacing w:line="276" w:lineRule="auto"/>
              <w:jc w:val="right"/>
              <w:cnfStyle w:val="000000100000" w:firstRow="0" w:lastRow="0" w:firstColumn="0" w:lastColumn="0" w:oddVBand="0" w:evenVBand="0" w:oddHBand="1" w:evenHBand="0" w:firstRowFirstColumn="0" w:firstRowLastColumn="0" w:lastRowFirstColumn="0" w:lastRowLastColumn="0"/>
              <w:rPr>
                <w:ins w:id="1265" w:author="Johannes Breytenbach" w:date="2017-02-13T12:07:00Z"/>
                <w:rFonts w:ascii="Times New Roman" w:hAnsi="Times New Roman" w:cs="Times New Roman"/>
                <w:sz w:val="20"/>
                <w:szCs w:val="20"/>
              </w:rPr>
              <w:pPrChange w:id="1266" w:author="Johannes Breytenbach" w:date="2017-02-13T12:15:00Z">
                <w:pPr>
                  <w:pStyle w:val="PlainText"/>
                  <w:spacing w:line="276" w:lineRule="auto"/>
                  <w:cnfStyle w:val="000000100000" w:firstRow="0" w:lastRow="0" w:firstColumn="0" w:lastColumn="0" w:oddVBand="0" w:evenVBand="0" w:oddHBand="1" w:evenHBand="0" w:firstRowFirstColumn="0" w:firstRowLastColumn="0" w:lastRowFirstColumn="0" w:lastRowLastColumn="0"/>
                </w:pPr>
              </w:pPrChange>
            </w:pPr>
            <w:ins w:id="1267" w:author="Johannes Breytenbach" w:date="2017-02-13T12:13:00Z">
              <w:r>
                <w:rPr>
                  <w:rFonts w:ascii="Times New Roman" w:hAnsi="Times New Roman" w:cs="Times New Roman"/>
                  <w:sz w:val="20"/>
                  <w:szCs w:val="20"/>
                </w:rPr>
                <w:t>0.00001</w:t>
              </w:r>
            </w:ins>
          </w:p>
        </w:tc>
        <w:tc>
          <w:tcPr>
            <w:tcW w:w="0" w:type="dxa"/>
            <w:tcPrChange w:id="1268" w:author="Johannes Breytenbach" w:date="2017-02-13T12:11:00Z">
              <w:tcPr>
                <w:tcW w:w="2394" w:type="dxa"/>
              </w:tcPr>
            </w:tcPrChange>
          </w:tcPr>
          <w:p w14:paraId="035CA250" w14:textId="7B709EF5" w:rsidR="001A3F8D" w:rsidRDefault="001A3F8D">
            <w:pPr>
              <w:pStyle w:val="PlainText"/>
              <w:spacing w:line="276" w:lineRule="auto"/>
              <w:cnfStyle w:val="000000100000" w:firstRow="0" w:lastRow="0" w:firstColumn="0" w:lastColumn="0" w:oddVBand="0" w:evenVBand="0" w:oddHBand="1" w:evenHBand="0" w:firstRowFirstColumn="0" w:firstRowLastColumn="0" w:lastRowFirstColumn="0" w:lastRowLastColumn="0"/>
              <w:rPr>
                <w:ins w:id="1269" w:author="Johannes Breytenbach" w:date="2017-02-13T12:07:00Z"/>
                <w:rFonts w:ascii="Times New Roman" w:hAnsi="Times New Roman" w:cs="Times New Roman"/>
                <w:sz w:val="20"/>
                <w:szCs w:val="20"/>
              </w:rPr>
            </w:pPr>
            <w:ins w:id="1270" w:author="Johannes Breytenbach" w:date="2017-02-13T12:14:00Z">
              <w:r>
                <w:rPr>
                  <w:rFonts w:ascii="Times New Roman" w:hAnsi="Times New Roman" w:cs="Times New Roman"/>
                  <w:sz w:val="20"/>
                  <w:szCs w:val="20"/>
                </w:rPr>
                <w:t>0.00000001 oz</w:t>
              </w:r>
            </w:ins>
          </w:p>
        </w:tc>
      </w:tr>
    </w:tbl>
    <w:p w14:paraId="73A0BB48" w14:textId="417B96F0" w:rsidR="00D70E94" w:rsidDel="00964B93" w:rsidRDefault="00D14B3A">
      <w:pPr>
        <w:pStyle w:val="PlainText"/>
        <w:numPr>
          <w:ilvl w:val="0"/>
          <w:numId w:val="12"/>
        </w:numPr>
        <w:spacing w:line="276" w:lineRule="auto"/>
        <w:rPr>
          <w:ins w:id="1271" w:author="Johannes Breytenbach" w:date="2017-01-07T10:20:00Z"/>
          <w:del w:id="1272" w:author="Terry" w:date="2017-01-11T21:40:00Z"/>
          <w:rFonts w:ascii="Times New Roman" w:hAnsi="Times New Roman" w:cs="Times New Roman"/>
          <w:sz w:val="20"/>
          <w:szCs w:val="20"/>
        </w:rPr>
        <w:pPrChange w:id="1273" w:author="Johannes Breytenbach" w:date="2017-01-07T10:20:00Z">
          <w:pPr>
            <w:pStyle w:val="PlainText"/>
          </w:pPr>
        </w:pPrChange>
      </w:pPr>
      <w:ins w:id="1274" w:author="TerryA" w:date="2017-01-11T09:55:00Z">
        <w:del w:id="1275" w:author="Johannes Breytenbach" w:date="2017-02-13T12:06:00Z">
          <w:r w:rsidDel="00CD3594">
            <w:rPr>
              <w:rFonts w:ascii="Times New Roman" w:hAnsi="Times New Roman" w:cs="Times New Roman"/>
              <w:sz w:val="20"/>
              <w:szCs w:val="20"/>
            </w:rPr>
            <w:delText>One Hundred (</w:delText>
          </w:r>
        </w:del>
      </w:ins>
      <w:ins w:id="1276" w:author="TerryA" w:date="2017-01-11T09:56:00Z">
        <w:del w:id="1277" w:author="Johannes Breytenbach" w:date="2017-02-13T12:06:00Z">
          <w:r w:rsidDel="00CD3594">
            <w:rPr>
              <w:rFonts w:ascii="Times New Roman" w:hAnsi="Times New Roman" w:cs="Times New Roman"/>
              <w:sz w:val="20"/>
              <w:szCs w:val="20"/>
            </w:rPr>
            <w:delText xml:space="preserve">1)One () </w:delText>
          </w:r>
        </w:del>
        <w:del w:id="1278" w:author="Terry" w:date="2017-01-11T21:40:00Z">
          <w:r w:rsidDel="00964B93">
            <w:rPr>
              <w:rFonts w:ascii="Times New Roman" w:hAnsi="Times New Roman" w:cs="Times New Roman"/>
              <w:sz w:val="20"/>
              <w:szCs w:val="20"/>
            </w:rPr>
            <w:delText>One Hundred (</w:delText>
          </w:r>
        </w:del>
      </w:ins>
      <w:ins w:id="1279" w:author="Johannes Breytenbach" w:date="2017-01-11T12:16:00Z">
        <w:del w:id="1280" w:author="Terry" w:date="2017-01-11T21:40:00Z">
          <w:r w:rsidR="000352EF" w:rsidDel="00964B93">
            <w:rPr>
              <w:rFonts w:ascii="Times New Roman" w:hAnsi="Times New Roman" w:cs="Times New Roman"/>
              <w:sz w:val="20"/>
              <w:szCs w:val="20"/>
            </w:rPr>
            <w:delText>100</w:delText>
          </w:r>
        </w:del>
      </w:ins>
      <w:ins w:id="1281" w:author="TerryA" w:date="2017-01-11T09:56:00Z">
        <w:del w:id="1282" w:author="Terry" w:date="2017-01-11T21:40:00Z">
          <w:r w:rsidDel="00964B93">
            <w:rPr>
              <w:rFonts w:ascii="Times New Roman" w:hAnsi="Times New Roman" w:cs="Times New Roman"/>
              <w:sz w:val="20"/>
              <w:szCs w:val="20"/>
            </w:rPr>
            <w:delText>)</w:delText>
          </w:r>
        </w:del>
      </w:ins>
      <w:ins w:id="1283" w:author="Johannes Breytenbach" w:date="2017-01-11T12:16:00Z">
        <w:del w:id="1284" w:author="Terry" w:date="2017-01-11T21:40:00Z">
          <w:r w:rsidR="000352EF" w:rsidDel="00964B93">
            <w:rPr>
              <w:rFonts w:ascii="Times New Roman" w:hAnsi="Times New Roman" w:cs="Times New Roman"/>
              <w:sz w:val="20"/>
              <w:szCs w:val="20"/>
            </w:rPr>
            <w:delText xml:space="preserve"> OZcoins is also referred to as an OZcoinOZ</w:delText>
          </w:r>
        </w:del>
      </w:ins>
    </w:p>
    <w:p w14:paraId="783DB9A8" w14:textId="77777777" w:rsidR="00D734D0" w:rsidRDefault="00D734D0">
      <w:pPr>
        <w:pStyle w:val="PlainText"/>
        <w:spacing w:line="276" w:lineRule="auto"/>
        <w:rPr>
          <w:ins w:id="1285" w:author="Johannes Breytenbach" w:date="2017-01-09T06:24:00Z"/>
          <w:rFonts w:ascii="Times New Roman" w:hAnsi="Times New Roman" w:cs="Times New Roman"/>
          <w:sz w:val="20"/>
          <w:szCs w:val="20"/>
        </w:rPr>
        <w:pPrChange w:id="1286" w:author="Johannes Breytenbach" w:date="2017-01-07T10:20:00Z">
          <w:pPr>
            <w:pStyle w:val="PlainText"/>
          </w:pPr>
        </w:pPrChange>
      </w:pPr>
    </w:p>
    <w:p w14:paraId="20E4899E" w14:textId="433023CB" w:rsidR="00D70E94" w:rsidRPr="009C0CC1" w:rsidDel="001A3F8D" w:rsidRDefault="00964B93" w:rsidP="0007411D">
      <w:pPr>
        <w:pStyle w:val="PlainText"/>
        <w:rPr>
          <w:del w:id="1287" w:author="Johannes Breytenbach" w:date="2017-02-13T12:15:00Z"/>
          <w:rFonts w:ascii="Times New Roman" w:hAnsi="Times New Roman" w:cs="Times New Roman"/>
          <w:sz w:val="20"/>
          <w:szCs w:val="20"/>
        </w:rPr>
      </w:pPr>
      <w:del w:id="1288" w:author="Johannes Breytenbach" w:date="2017-02-13T12:15:00Z">
        <w:r w:rsidDel="001A3F8D">
          <w:rPr>
            <w:rStyle w:val="CommentReference"/>
            <w:rFonts w:asciiTheme="minorHAnsi" w:hAnsiTheme="minorHAnsi"/>
          </w:rPr>
          <w:commentReference w:id="1289"/>
        </w:r>
      </w:del>
    </w:p>
    <w:p w14:paraId="7A80450B" w14:textId="77777777" w:rsidR="002C03A2" w:rsidRPr="009C0CC1" w:rsidRDefault="00272C79">
      <w:pPr>
        <w:pStyle w:val="PlainText"/>
        <w:rPr>
          <w:rFonts w:ascii="Times New Roman" w:hAnsi="Times New Roman" w:cs="Times New Roman"/>
          <w:b/>
          <w:sz w:val="20"/>
          <w:szCs w:val="20"/>
        </w:rPr>
        <w:pPrChange w:id="1290" w:author="Johannes Breytenbach" w:date="2017-02-13T12:15:00Z">
          <w:pPr>
            <w:pStyle w:val="PlainText"/>
            <w:jc w:val="center"/>
          </w:pPr>
        </w:pPrChange>
      </w:pPr>
      <w:r>
        <w:rPr>
          <w:rFonts w:ascii="Times New Roman" w:hAnsi="Times New Roman" w:cs="Times New Roman"/>
          <w:b/>
          <w:sz w:val="20"/>
          <w:szCs w:val="20"/>
        </w:rPr>
        <w:t>FlowChart-4</w:t>
      </w:r>
      <w:r w:rsidR="002C03A2" w:rsidRPr="009C0CC1">
        <w:rPr>
          <w:rFonts w:ascii="Times New Roman" w:hAnsi="Times New Roman" w:cs="Times New Roman"/>
          <w:b/>
          <w:sz w:val="20"/>
          <w:szCs w:val="20"/>
        </w:rPr>
        <w:t xml:space="preserve">: Minting </w:t>
      </w:r>
      <w:r w:rsidR="00C13063" w:rsidRPr="009C0CC1">
        <w:rPr>
          <w:rFonts w:ascii="Times New Roman" w:hAnsi="Times New Roman" w:cs="Times New Roman"/>
          <w:b/>
          <w:sz w:val="20"/>
          <w:szCs w:val="20"/>
        </w:rPr>
        <w:t>OZ</w:t>
      </w:r>
      <w:del w:id="1291" w:author="Johannes Breytenbach" w:date="2017-01-07T10:13:00Z">
        <w:r w:rsidR="00C13063" w:rsidRPr="009C0CC1" w:rsidDel="000301E4">
          <w:rPr>
            <w:rFonts w:ascii="Times New Roman" w:hAnsi="Times New Roman" w:cs="Times New Roman"/>
            <w:b/>
            <w:sz w:val="20"/>
            <w:szCs w:val="20"/>
          </w:rPr>
          <w:delText>-</w:delText>
        </w:r>
      </w:del>
      <w:r w:rsidR="00C13063" w:rsidRPr="009C0CC1">
        <w:rPr>
          <w:rFonts w:ascii="Times New Roman" w:hAnsi="Times New Roman" w:cs="Times New Roman"/>
          <w:b/>
          <w:sz w:val="20"/>
          <w:szCs w:val="20"/>
        </w:rPr>
        <w:t>coin</w:t>
      </w:r>
      <w:ins w:id="1292" w:author="Johannes Breytenbach" w:date="2017-01-07T10:14:00Z">
        <w:r w:rsidR="000301E4">
          <w:rPr>
            <w:rFonts w:ascii="Times New Roman" w:hAnsi="Times New Roman" w:cs="Times New Roman"/>
            <w:b/>
            <w:sz w:val="20"/>
            <w:szCs w:val="20"/>
          </w:rPr>
          <w:t xml:space="preserve"> </w:t>
        </w:r>
      </w:ins>
      <w:del w:id="1293" w:author="Johannes Breytenbach" w:date="2017-01-07T10:14:00Z">
        <w:r w:rsidR="00C13063" w:rsidRPr="009C0CC1" w:rsidDel="000301E4">
          <w:rPr>
            <w:rFonts w:ascii="Times New Roman" w:hAnsi="Times New Roman" w:cs="Times New Roman"/>
            <w:b/>
            <w:sz w:val="20"/>
            <w:szCs w:val="20"/>
          </w:rPr>
          <w:delText>-OZ “</w:delText>
        </w:r>
      </w:del>
      <w:del w:id="1294" w:author="Johannes Breytenbach" w:date="2017-01-06T07:18:00Z">
        <w:r w:rsidR="002C03A2" w:rsidRPr="009C0CC1" w:rsidDel="0002066C">
          <w:rPr>
            <w:rFonts w:ascii="Times New Roman" w:hAnsi="Times New Roman" w:cs="Times New Roman"/>
            <w:b/>
            <w:sz w:val="20"/>
            <w:szCs w:val="20"/>
          </w:rPr>
          <w:delText>Gold</w:delText>
        </w:r>
      </w:del>
      <w:del w:id="1295" w:author="Johannes Breytenbach" w:date="2017-01-07T10:14:00Z">
        <w:r w:rsidR="002C03A2" w:rsidRPr="009C0CC1" w:rsidDel="000301E4">
          <w:rPr>
            <w:rFonts w:ascii="Times New Roman" w:hAnsi="Times New Roman" w:cs="Times New Roman"/>
            <w:b/>
            <w:sz w:val="20"/>
            <w:szCs w:val="20"/>
          </w:rPr>
          <w:delText xml:space="preserve"> Asset </w:delText>
        </w:r>
        <w:r w:rsidR="00C13063" w:rsidRPr="009C0CC1" w:rsidDel="000301E4">
          <w:rPr>
            <w:rFonts w:ascii="Times New Roman" w:hAnsi="Times New Roman" w:cs="Times New Roman"/>
            <w:b/>
            <w:sz w:val="20"/>
            <w:szCs w:val="20"/>
          </w:rPr>
          <w:delText xml:space="preserve">Tokens” </w:delText>
        </w:r>
        <w:r w:rsidR="002C03A2" w:rsidRPr="009C0CC1" w:rsidDel="000301E4">
          <w:rPr>
            <w:rFonts w:ascii="Times New Roman" w:hAnsi="Times New Roman" w:cs="Times New Roman"/>
            <w:b/>
            <w:sz w:val="20"/>
            <w:szCs w:val="20"/>
          </w:rPr>
          <w:delText xml:space="preserve">into </w:delText>
        </w:r>
        <w:r w:rsidR="00C13063" w:rsidRPr="009C0CC1" w:rsidDel="000301E4">
          <w:rPr>
            <w:rFonts w:ascii="Times New Roman" w:hAnsi="Times New Roman" w:cs="Times New Roman"/>
            <w:b/>
            <w:sz w:val="20"/>
            <w:szCs w:val="20"/>
          </w:rPr>
          <w:delText xml:space="preserve">OZ-coin </w:delText>
        </w:r>
      </w:del>
      <w:del w:id="1296" w:author="Johannes Breytenbach" w:date="2017-01-06T07:18:00Z">
        <w:r w:rsidR="002C03A2" w:rsidRPr="009C0CC1" w:rsidDel="0002066C">
          <w:rPr>
            <w:rFonts w:ascii="Times New Roman" w:hAnsi="Times New Roman" w:cs="Times New Roman"/>
            <w:b/>
            <w:sz w:val="20"/>
            <w:szCs w:val="20"/>
          </w:rPr>
          <w:delText>Gold</w:delText>
        </w:r>
      </w:del>
      <w:del w:id="1297" w:author="Johannes Breytenbach" w:date="2017-01-07T10:14:00Z">
        <w:r w:rsidR="002C03A2" w:rsidRPr="009C0CC1" w:rsidDel="000301E4">
          <w:rPr>
            <w:rFonts w:ascii="Times New Roman" w:hAnsi="Times New Roman" w:cs="Times New Roman"/>
            <w:b/>
            <w:sz w:val="20"/>
            <w:szCs w:val="20"/>
          </w:rPr>
          <w:delText xml:space="preserve"> Tokens</w:delText>
        </w:r>
      </w:del>
      <w:ins w:id="1298" w:author="Johannes Breytenbach" w:date="2017-01-07T10:14:00Z">
        <w:r w:rsidR="000301E4">
          <w:rPr>
            <w:rFonts w:ascii="Times New Roman" w:hAnsi="Times New Roman" w:cs="Times New Roman"/>
            <w:b/>
            <w:sz w:val="20"/>
            <w:szCs w:val="20"/>
          </w:rPr>
          <w:t>Tokens</w:t>
        </w:r>
      </w:ins>
    </w:p>
    <w:p w14:paraId="25E59E40" w14:textId="0FB85FA1" w:rsidR="00C13063" w:rsidRPr="009C0CC1" w:rsidDel="001A3F8D" w:rsidRDefault="00C13063" w:rsidP="0007411D">
      <w:pPr>
        <w:pStyle w:val="PlainText"/>
        <w:rPr>
          <w:del w:id="1299" w:author="Johannes Breytenbach" w:date="2017-02-13T12:15:00Z"/>
          <w:rFonts w:ascii="Times New Roman" w:hAnsi="Times New Roman" w:cs="Times New Roman"/>
          <w:sz w:val="20"/>
          <w:szCs w:val="20"/>
        </w:rPr>
      </w:pPr>
    </w:p>
    <w:p w14:paraId="74F4BC69" w14:textId="77777777" w:rsidR="002C03A2" w:rsidRDefault="006C1D97" w:rsidP="0007411D">
      <w:pPr>
        <w:pStyle w:val="PlainText"/>
        <w:rPr>
          <w:rFonts w:ascii="Times New Roman" w:hAnsi="Times New Roman" w:cs="Times New Roman"/>
          <w:sz w:val="20"/>
          <w:szCs w:val="20"/>
        </w:rPr>
      </w:pPr>
      <w:ins w:id="1300" w:author="Johannes Breytenbach" w:date="2017-01-13T06:59:00Z">
        <w:r>
          <w:rPr>
            <w:rFonts w:ascii="Times New Roman" w:hAnsi="Times New Roman" w:cs="Times New Roman"/>
            <w:noProof/>
            <w:sz w:val="20"/>
            <w:szCs w:val="20"/>
          </w:rPr>
          <w:drawing>
            <wp:inline distT="0" distB="0" distL="0" distR="0" wp14:anchorId="66E85A34" wp14:editId="7AD95AC6">
              <wp:extent cx="5943600" cy="191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Zcoin Token Minting Process - Pag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ins>
    </w:p>
    <w:p w14:paraId="6BED0D11" w14:textId="77777777" w:rsidR="00EE198C" w:rsidDel="00D70E94" w:rsidRDefault="00EE198C" w:rsidP="0007411D">
      <w:pPr>
        <w:pStyle w:val="PlainText"/>
        <w:rPr>
          <w:del w:id="1301" w:author="Johannes Breytenbach" w:date="2017-01-07T10:22:00Z"/>
          <w:rFonts w:ascii="Times New Roman" w:hAnsi="Times New Roman" w:cs="Times New Roman"/>
          <w:sz w:val="20"/>
          <w:szCs w:val="20"/>
        </w:rPr>
      </w:pPr>
    </w:p>
    <w:p w14:paraId="2CDA9EAF" w14:textId="652865CD" w:rsidR="00EE198C" w:rsidDel="00D70E94" w:rsidRDefault="001C698B" w:rsidP="0007411D">
      <w:pPr>
        <w:pStyle w:val="PlainText"/>
        <w:rPr>
          <w:del w:id="1302" w:author="Johannes Breytenbach" w:date="2017-01-07T10:14:00Z"/>
          <w:rFonts w:ascii="Times New Roman" w:hAnsi="Times New Roman" w:cs="Times New Roman"/>
          <w:sz w:val="20"/>
          <w:szCs w:val="20"/>
        </w:rPr>
      </w:pPr>
      <w:ins w:id="1303" w:author="TerryA" w:date="2017-01-08T09:54:00Z">
        <w:del w:id="1304" w:author="Johannes Breytenbach" w:date="2017-02-13T12:16:00Z">
          <w:r w:rsidDel="001A3F8D">
            <w:rPr>
              <w:rFonts w:ascii="Times New Roman" w:hAnsi="Times New Roman" w:cs="Times New Roman"/>
              <w:sz w:val="20"/>
              <w:szCs w:val="20"/>
            </w:rPr>
            <w:delText>3rd Gen. blockchain</w:delText>
          </w:r>
        </w:del>
      </w:ins>
    </w:p>
    <w:p w14:paraId="5A065DC4" w14:textId="77777777" w:rsidR="00EE198C" w:rsidDel="00D70E94" w:rsidRDefault="00EE198C" w:rsidP="0007411D">
      <w:pPr>
        <w:pStyle w:val="PlainText"/>
        <w:rPr>
          <w:del w:id="1305" w:author="Johannes Breytenbach" w:date="2017-01-07T10:14:00Z"/>
          <w:rFonts w:ascii="Times New Roman" w:hAnsi="Times New Roman" w:cs="Times New Roman"/>
          <w:sz w:val="20"/>
          <w:szCs w:val="20"/>
        </w:rPr>
      </w:pPr>
    </w:p>
    <w:p w14:paraId="034C689F" w14:textId="77777777" w:rsidR="00D70E94" w:rsidDel="00D70E94" w:rsidRDefault="00D70E94">
      <w:pPr>
        <w:pStyle w:val="Heading2"/>
        <w:rPr>
          <w:del w:id="1306" w:author="Johannes Breytenbach" w:date="2017-01-07T10:22:00Z"/>
        </w:rPr>
        <w:pPrChange w:id="1307" w:author="Johannes Breytenbach" w:date="2017-01-07T12:10:00Z">
          <w:pPr>
            <w:pStyle w:val="PlainText"/>
          </w:pPr>
        </w:pPrChange>
      </w:pPr>
    </w:p>
    <w:p w14:paraId="25563ADC" w14:textId="77777777" w:rsidR="00BE6972" w:rsidRPr="00837D7E" w:rsidRDefault="00BE6972">
      <w:pPr>
        <w:pStyle w:val="Heading2"/>
        <w:rPr>
          <w:ins w:id="1308" w:author="Johannes Breytenbach" w:date="2017-01-07T09:55:00Z"/>
        </w:rPr>
        <w:pPrChange w:id="1309" w:author="Johannes Breytenbach" w:date="2017-01-07T12:10:00Z">
          <w:pPr>
            <w:pStyle w:val="PlainText"/>
            <w:spacing w:line="360" w:lineRule="auto"/>
          </w:pPr>
        </w:pPrChange>
      </w:pPr>
      <w:bookmarkStart w:id="1310" w:name="_Toc474766672"/>
      <w:ins w:id="1311" w:author="Johannes Breytenbach" w:date="2017-01-07T09:55:00Z">
        <w:r>
          <w:t>3</w:t>
        </w:r>
        <w:r w:rsidRPr="004542DB">
          <w:t xml:space="preserve">. </w:t>
        </w:r>
        <w:r>
          <w:t>Customer Registration &amp; Token Information Capturing</w:t>
        </w:r>
        <w:bookmarkEnd w:id="1310"/>
      </w:ins>
    </w:p>
    <w:p w14:paraId="781CCC02" w14:textId="77777777" w:rsidR="00BE6972" w:rsidRDefault="00BE6972">
      <w:pPr>
        <w:pStyle w:val="PlainText"/>
        <w:jc w:val="both"/>
        <w:rPr>
          <w:ins w:id="1312" w:author="Johannes Breytenbach" w:date="2017-01-07T09:55:00Z"/>
          <w:rFonts w:ascii="Times New Roman" w:hAnsi="Times New Roman" w:cs="Times New Roman"/>
          <w:sz w:val="20"/>
          <w:szCs w:val="20"/>
        </w:rPr>
        <w:pPrChange w:id="1313" w:author="TerryA" w:date="2017-01-11T09:57:00Z">
          <w:pPr>
            <w:pStyle w:val="PlainText"/>
          </w:pPr>
        </w:pPrChange>
      </w:pPr>
      <w:ins w:id="1314" w:author="Johannes Breytenbach" w:date="2017-01-07T09:55:00Z">
        <w:r>
          <w:rPr>
            <w:rFonts w:ascii="Times New Roman" w:hAnsi="Times New Roman" w:cs="Times New Roman"/>
            <w:sz w:val="20"/>
            <w:szCs w:val="20"/>
          </w:rPr>
          <w:t xml:space="preserve">This process will include the registration of personal information and is optional for customers in countries and regions where regulations may become a future issue. This information will be kept in a separate </w:t>
        </w:r>
        <w:del w:id="1315" w:author="TerryA" w:date="2017-01-08T09:54:00Z">
          <w:r w:rsidDel="001C698B">
            <w:rPr>
              <w:rFonts w:ascii="Times New Roman" w:hAnsi="Times New Roman" w:cs="Times New Roman"/>
              <w:sz w:val="20"/>
              <w:szCs w:val="20"/>
            </w:rPr>
            <w:delText>Ethereum</w:delText>
          </w:r>
        </w:del>
      </w:ins>
      <w:ins w:id="1316" w:author="TerryA" w:date="2017-01-08T09:54:00Z">
        <w:r w:rsidR="001C698B">
          <w:rPr>
            <w:rFonts w:ascii="Times New Roman" w:hAnsi="Times New Roman" w:cs="Times New Roman"/>
            <w:sz w:val="20"/>
            <w:szCs w:val="20"/>
          </w:rPr>
          <w:t>3rd Gen. blockchain</w:t>
        </w:r>
      </w:ins>
      <w:ins w:id="1317" w:author="Johannes Breytenbach" w:date="2017-01-07T09:55:00Z">
        <w:r>
          <w:rPr>
            <w:rFonts w:ascii="Times New Roman" w:hAnsi="Times New Roman" w:cs="Times New Roman"/>
            <w:sz w:val="20"/>
            <w:szCs w:val="20"/>
          </w:rPr>
          <w:t xml:space="preserve"> contract.</w:t>
        </w:r>
      </w:ins>
    </w:p>
    <w:p w14:paraId="03CB6184" w14:textId="77777777" w:rsidR="00BE6972" w:rsidRDefault="00BE6972" w:rsidP="00BE6972">
      <w:pPr>
        <w:pStyle w:val="PlainText"/>
        <w:rPr>
          <w:ins w:id="1318" w:author="Johannes Breytenbach" w:date="2017-01-07T09:55:00Z"/>
          <w:rFonts w:ascii="Times New Roman" w:hAnsi="Times New Roman" w:cs="Times New Roman"/>
          <w:sz w:val="20"/>
          <w:szCs w:val="20"/>
        </w:rPr>
      </w:pPr>
    </w:p>
    <w:p w14:paraId="2C68B0F0" w14:textId="77777777" w:rsidR="00BE6972" w:rsidRPr="009C0CC1" w:rsidRDefault="00BE6972">
      <w:pPr>
        <w:pStyle w:val="PlainText"/>
        <w:jc w:val="both"/>
        <w:rPr>
          <w:ins w:id="1319" w:author="Johannes Breytenbach" w:date="2017-01-07T09:55:00Z"/>
          <w:rFonts w:ascii="Times New Roman" w:hAnsi="Times New Roman" w:cs="Times New Roman"/>
          <w:sz w:val="20"/>
          <w:szCs w:val="20"/>
        </w:rPr>
        <w:pPrChange w:id="1320" w:author="TerryA" w:date="2017-01-11T09:58:00Z">
          <w:pPr>
            <w:pStyle w:val="PlainText"/>
          </w:pPr>
        </w:pPrChange>
      </w:pPr>
      <w:ins w:id="1321" w:author="Johannes Breytenbach" w:date="2017-01-07T09:55:00Z">
        <w:r>
          <w:rPr>
            <w:rFonts w:ascii="Times New Roman" w:hAnsi="Times New Roman" w:cs="Times New Roman"/>
            <w:sz w:val="20"/>
            <w:szCs w:val="20"/>
          </w:rPr>
          <w:t xml:space="preserve">As part of the OZcoin </w:t>
        </w:r>
        <w:r w:rsidRPr="009C0CC1">
          <w:rPr>
            <w:rFonts w:ascii="Times New Roman" w:hAnsi="Times New Roman" w:cs="Times New Roman"/>
            <w:sz w:val="20"/>
            <w:szCs w:val="20"/>
          </w:rPr>
          <w:t>Platform</w:t>
        </w:r>
        <w:r>
          <w:rPr>
            <w:rFonts w:ascii="Times New Roman" w:hAnsi="Times New Roman" w:cs="Times New Roman"/>
            <w:sz w:val="20"/>
            <w:szCs w:val="20"/>
          </w:rPr>
          <w:t xml:space="preserve"> </w:t>
        </w:r>
        <w:r w:rsidRPr="009C0CC1">
          <w:rPr>
            <w:rFonts w:ascii="Times New Roman" w:hAnsi="Times New Roman" w:cs="Times New Roman"/>
            <w:sz w:val="20"/>
            <w:szCs w:val="20"/>
          </w:rPr>
          <w:t xml:space="preserve">the </w:t>
        </w:r>
        <w:r>
          <w:rPr>
            <w:rFonts w:ascii="Times New Roman" w:hAnsi="Times New Roman" w:cs="Times New Roman"/>
            <w:sz w:val="20"/>
            <w:szCs w:val="20"/>
          </w:rPr>
          <w:t xml:space="preserve">following </w:t>
        </w:r>
        <w:r w:rsidRPr="009C0CC1">
          <w:rPr>
            <w:rFonts w:ascii="Times New Roman" w:hAnsi="Times New Roman" w:cs="Times New Roman"/>
            <w:sz w:val="20"/>
            <w:szCs w:val="20"/>
          </w:rPr>
          <w:t xml:space="preserve">information </w:t>
        </w:r>
        <w:r>
          <w:rPr>
            <w:rFonts w:ascii="Times New Roman" w:hAnsi="Times New Roman" w:cs="Times New Roman"/>
            <w:sz w:val="20"/>
            <w:szCs w:val="20"/>
          </w:rPr>
          <w:t xml:space="preserve">will be </w:t>
        </w:r>
        <w:r w:rsidRPr="009C0CC1">
          <w:rPr>
            <w:rFonts w:ascii="Times New Roman" w:hAnsi="Times New Roman" w:cs="Times New Roman"/>
            <w:sz w:val="20"/>
            <w:szCs w:val="20"/>
          </w:rPr>
          <w:t xml:space="preserve">permanently uploaded onto the </w:t>
        </w:r>
        <w:r>
          <w:rPr>
            <w:rFonts w:ascii="Times New Roman" w:hAnsi="Times New Roman" w:cs="Times New Roman"/>
            <w:sz w:val="20"/>
            <w:szCs w:val="20"/>
          </w:rPr>
          <w:t>IPFS and blockchain</w:t>
        </w:r>
      </w:ins>
    </w:p>
    <w:p w14:paraId="4758B291" w14:textId="77777777" w:rsidR="00BE6972" w:rsidRPr="009C0CC1" w:rsidRDefault="00BE6972" w:rsidP="00BE6972">
      <w:pPr>
        <w:pStyle w:val="PlainText"/>
        <w:rPr>
          <w:ins w:id="1322" w:author="Johannes Breytenbach" w:date="2017-01-07T09:55:00Z"/>
          <w:rFonts w:ascii="Times New Roman" w:hAnsi="Times New Roman" w:cs="Times New Roman"/>
          <w:sz w:val="20"/>
          <w:szCs w:val="20"/>
        </w:rPr>
      </w:pPr>
    </w:p>
    <w:p w14:paraId="30C7342D" w14:textId="77777777" w:rsidR="00BE6972" w:rsidRPr="009C0CC1" w:rsidRDefault="00BE6972" w:rsidP="00BE6972">
      <w:pPr>
        <w:pStyle w:val="PlainText"/>
        <w:numPr>
          <w:ilvl w:val="0"/>
          <w:numId w:val="2"/>
        </w:numPr>
        <w:spacing w:line="360" w:lineRule="auto"/>
        <w:rPr>
          <w:ins w:id="1323" w:author="Johannes Breytenbach" w:date="2017-01-07T09:55:00Z"/>
          <w:rFonts w:ascii="Times New Roman" w:hAnsi="Times New Roman" w:cs="Times New Roman"/>
          <w:sz w:val="20"/>
          <w:szCs w:val="20"/>
        </w:rPr>
      </w:pPr>
      <w:ins w:id="1324" w:author="Johannes Breytenbach" w:date="2017-01-07T09:55:00Z">
        <w:r w:rsidRPr="009C0CC1">
          <w:rPr>
            <w:rFonts w:ascii="Times New Roman" w:hAnsi="Times New Roman" w:cs="Times New Roman"/>
            <w:sz w:val="20"/>
            <w:szCs w:val="20"/>
          </w:rPr>
          <w:t xml:space="preserve">Time Stamp of </w:t>
        </w:r>
        <w:r>
          <w:rPr>
            <w:rFonts w:ascii="Times New Roman" w:hAnsi="Times New Roman" w:cs="Times New Roman"/>
            <w:sz w:val="20"/>
            <w:szCs w:val="20"/>
          </w:rPr>
          <w:t>coin</w:t>
        </w:r>
        <w:r w:rsidRPr="009C0CC1">
          <w:rPr>
            <w:rFonts w:ascii="Times New Roman" w:hAnsi="Times New Roman" w:cs="Times New Roman"/>
            <w:sz w:val="20"/>
            <w:szCs w:val="20"/>
          </w:rPr>
          <w:t xml:space="preserve"> creation</w:t>
        </w:r>
      </w:ins>
    </w:p>
    <w:p w14:paraId="65297178" w14:textId="3F0D23F5" w:rsidR="00BE6972" w:rsidRPr="009C0CC1" w:rsidRDefault="00BE6972" w:rsidP="00BE6972">
      <w:pPr>
        <w:pStyle w:val="PlainText"/>
        <w:numPr>
          <w:ilvl w:val="0"/>
          <w:numId w:val="2"/>
        </w:numPr>
        <w:spacing w:line="360" w:lineRule="auto"/>
        <w:rPr>
          <w:ins w:id="1325" w:author="Johannes Breytenbach" w:date="2017-01-07T09:55:00Z"/>
          <w:rFonts w:ascii="Times New Roman" w:hAnsi="Times New Roman" w:cs="Times New Roman"/>
          <w:sz w:val="20"/>
          <w:szCs w:val="20"/>
        </w:rPr>
      </w:pPr>
      <w:ins w:id="1326" w:author="Johannes Breytenbach" w:date="2017-01-07T09:55:00Z">
        <w:r w:rsidRPr="009C0CC1">
          <w:rPr>
            <w:rFonts w:ascii="Times New Roman" w:hAnsi="Times New Roman" w:cs="Times New Roman"/>
            <w:sz w:val="20"/>
            <w:szCs w:val="20"/>
          </w:rPr>
          <w:t>SKU of the “</w:t>
        </w:r>
      </w:ins>
      <w:ins w:id="1327" w:author="Johannes Breytenbach" w:date="2017-01-20T10:59:00Z">
        <w:r w:rsidR="00574736">
          <w:rPr>
            <w:rFonts w:ascii="Times New Roman" w:hAnsi="Times New Roman" w:cs="Times New Roman"/>
            <w:sz w:val="20"/>
            <w:szCs w:val="20"/>
          </w:rPr>
          <w:t>Gold</w:t>
        </w:r>
      </w:ins>
      <w:ins w:id="1328" w:author="Johannes Breytenbach" w:date="2017-01-07T09:55:00Z">
        <w:r w:rsidRPr="009C0CC1">
          <w:rPr>
            <w:rFonts w:ascii="Times New Roman" w:hAnsi="Times New Roman" w:cs="Times New Roman"/>
            <w:sz w:val="20"/>
            <w:szCs w:val="20"/>
          </w:rPr>
          <w:t xml:space="preserve"> certificate”  </w:t>
        </w:r>
      </w:ins>
    </w:p>
    <w:p w14:paraId="01F3019B" w14:textId="1AF7424C" w:rsidR="00BE6972" w:rsidRPr="009C0CC1" w:rsidRDefault="00BE6972" w:rsidP="00BE6972">
      <w:pPr>
        <w:pStyle w:val="PlainText"/>
        <w:numPr>
          <w:ilvl w:val="0"/>
          <w:numId w:val="2"/>
        </w:numPr>
        <w:spacing w:line="360" w:lineRule="auto"/>
        <w:rPr>
          <w:ins w:id="1329" w:author="Johannes Breytenbach" w:date="2017-01-07T09:55:00Z"/>
          <w:rFonts w:ascii="Times New Roman" w:hAnsi="Times New Roman" w:cs="Times New Roman"/>
          <w:sz w:val="20"/>
          <w:szCs w:val="20"/>
        </w:rPr>
      </w:pPr>
      <w:ins w:id="1330" w:author="Johannes Breytenbach" w:date="2017-01-07T09:55:00Z">
        <w:r w:rsidRPr="009C0CC1">
          <w:rPr>
            <w:rFonts w:ascii="Times New Roman" w:hAnsi="Times New Roman" w:cs="Times New Roman"/>
            <w:sz w:val="20"/>
            <w:szCs w:val="20"/>
          </w:rPr>
          <w:t>“</w:t>
        </w:r>
      </w:ins>
      <w:ins w:id="1331" w:author="Johannes Breytenbach" w:date="2017-01-20T11:00:00Z">
        <w:r w:rsidR="00574736">
          <w:rPr>
            <w:rFonts w:ascii="Times New Roman" w:hAnsi="Times New Roman" w:cs="Times New Roman"/>
            <w:sz w:val="20"/>
            <w:szCs w:val="20"/>
          </w:rPr>
          <w:t>Gold</w:t>
        </w:r>
      </w:ins>
      <w:ins w:id="1332" w:author="Johannes Breytenbach" w:date="2017-01-07T09:55:00Z">
        <w:r w:rsidRPr="009C0CC1">
          <w:rPr>
            <w:rFonts w:ascii="Times New Roman" w:hAnsi="Times New Roman" w:cs="Times New Roman"/>
            <w:sz w:val="20"/>
            <w:szCs w:val="20"/>
          </w:rPr>
          <w:t xml:space="preserve"> certificate” serial number</w:t>
        </w:r>
        <w:r>
          <w:rPr>
            <w:rFonts w:ascii="Times New Roman" w:hAnsi="Times New Roman" w:cs="Times New Roman"/>
            <w:sz w:val="20"/>
            <w:szCs w:val="20"/>
          </w:rPr>
          <w:t xml:space="preserve"> [</w:t>
        </w:r>
        <w:r w:rsidRPr="00837D7E">
          <w:rPr>
            <w:rFonts w:ascii="Times New Roman" w:hAnsi="Times New Roman" w:cs="Times New Roman"/>
            <w:b/>
            <w:sz w:val="20"/>
            <w:szCs w:val="20"/>
          </w:rPr>
          <w:t>NOTE</w:t>
        </w:r>
        <w:r>
          <w:rPr>
            <w:rFonts w:ascii="Times New Roman" w:hAnsi="Times New Roman" w:cs="Times New Roman"/>
            <w:sz w:val="20"/>
            <w:szCs w:val="20"/>
          </w:rPr>
          <w:t>: 70% of the “serial number” will be redacted to prevent duplication; however, the Auditor-Escrow agent will verify each certificate]</w:t>
        </w:r>
      </w:ins>
    </w:p>
    <w:p w14:paraId="62915832" w14:textId="77777777" w:rsidR="00BE6972" w:rsidRPr="009C0CC1" w:rsidRDefault="00BE6972" w:rsidP="00BE6972">
      <w:pPr>
        <w:pStyle w:val="PlainText"/>
        <w:numPr>
          <w:ilvl w:val="0"/>
          <w:numId w:val="2"/>
        </w:numPr>
        <w:spacing w:line="360" w:lineRule="auto"/>
        <w:rPr>
          <w:ins w:id="1333" w:author="Johannes Breytenbach" w:date="2017-01-07T09:55:00Z"/>
          <w:rFonts w:ascii="Times New Roman" w:hAnsi="Times New Roman" w:cs="Times New Roman"/>
          <w:sz w:val="20"/>
          <w:szCs w:val="20"/>
        </w:rPr>
      </w:pPr>
      <w:ins w:id="1334" w:author="Johannes Breytenbach" w:date="2017-01-07T09:55:00Z">
        <w:r w:rsidRPr="009C0CC1">
          <w:rPr>
            <w:rFonts w:ascii="Times New Roman" w:hAnsi="Times New Roman" w:cs="Times New Roman"/>
            <w:sz w:val="20"/>
            <w:szCs w:val="20"/>
          </w:rPr>
          <w:t>Chain of Custody digital signatures (Vendor, Custodian, Auditor)</w:t>
        </w:r>
      </w:ins>
    </w:p>
    <w:p w14:paraId="7CF15B8A" w14:textId="77777777" w:rsidR="00BE6972" w:rsidRPr="009C0CC1" w:rsidRDefault="00BE6972" w:rsidP="00BE6972">
      <w:pPr>
        <w:pStyle w:val="PlainText"/>
        <w:numPr>
          <w:ilvl w:val="0"/>
          <w:numId w:val="2"/>
        </w:numPr>
        <w:spacing w:line="360" w:lineRule="auto"/>
        <w:rPr>
          <w:ins w:id="1335" w:author="Johannes Breytenbach" w:date="2017-01-07T09:55:00Z"/>
          <w:rFonts w:ascii="Times New Roman" w:hAnsi="Times New Roman" w:cs="Times New Roman"/>
          <w:sz w:val="20"/>
          <w:szCs w:val="20"/>
        </w:rPr>
      </w:pPr>
      <w:ins w:id="1336" w:author="Johannes Breytenbach" w:date="2017-01-07T09:55:00Z">
        <w:r w:rsidRPr="009C0CC1">
          <w:rPr>
            <w:rFonts w:ascii="Times New Roman" w:hAnsi="Times New Roman" w:cs="Times New Roman"/>
            <w:sz w:val="20"/>
            <w:szCs w:val="20"/>
          </w:rPr>
          <w:t>Audit Documentation</w:t>
        </w:r>
      </w:ins>
    </w:p>
    <w:p w14:paraId="5251CB1F" w14:textId="12551DFC" w:rsidR="00BE6972" w:rsidRDefault="00BE6972" w:rsidP="00BE6972">
      <w:pPr>
        <w:pStyle w:val="PlainText"/>
        <w:numPr>
          <w:ilvl w:val="0"/>
          <w:numId w:val="2"/>
        </w:numPr>
        <w:spacing w:line="360" w:lineRule="auto"/>
        <w:rPr>
          <w:ins w:id="1337" w:author="Johannes Breytenbach" w:date="2017-01-07T09:55:00Z"/>
          <w:rFonts w:ascii="Times New Roman" w:hAnsi="Times New Roman" w:cs="Times New Roman"/>
          <w:sz w:val="20"/>
          <w:szCs w:val="20"/>
        </w:rPr>
      </w:pPr>
      <w:ins w:id="1338" w:author="Johannes Breytenbach" w:date="2017-01-07T09:55:00Z">
        <w:r w:rsidRPr="009C0CC1">
          <w:rPr>
            <w:rFonts w:ascii="Times New Roman" w:hAnsi="Times New Roman" w:cs="Times New Roman"/>
            <w:sz w:val="20"/>
            <w:szCs w:val="20"/>
          </w:rPr>
          <w:t xml:space="preserve">Depository Receipt </w:t>
        </w:r>
        <w:r>
          <w:rPr>
            <w:rFonts w:ascii="Times New Roman" w:hAnsi="Times New Roman" w:cs="Times New Roman"/>
            <w:sz w:val="20"/>
            <w:szCs w:val="20"/>
          </w:rPr>
          <w:t>“</w:t>
        </w:r>
      </w:ins>
      <w:ins w:id="1339" w:author="Johannes Breytenbach" w:date="2017-01-20T11:00:00Z">
        <w:r w:rsidR="00574736">
          <w:rPr>
            <w:rFonts w:ascii="Times New Roman" w:hAnsi="Times New Roman" w:cs="Times New Roman"/>
            <w:sz w:val="20"/>
            <w:szCs w:val="20"/>
          </w:rPr>
          <w:t>Gold</w:t>
        </w:r>
      </w:ins>
      <w:ins w:id="1340" w:author="Johannes Breytenbach" w:date="2017-01-07T09:55:00Z">
        <w:r>
          <w:rPr>
            <w:rFonts w:ascii="Times New Roman" w:hAnsi="Times New Roman" w:cs="Times New Roman"/>
            <w:sz w:val="20"/>
            <w:szCs w:val="20"/>
          </w:rPr>
          <w:t xml:space="preserve"> certificate”</w:t>
        </w:r>
      </w:ins>
    </w:p>
    <w:p w14:paraId="26EA4632" w14:textId="77777777" w:rsidR="00BE6972" w:rsidRPr="004542DB" w:rsidRDefault="00BE6972" w:rsidP="00BE6972">
      <w:pPr>
        <w:pStyle w:val="PlainText"/>
        <w:spacing w:line="360" w:lineRule="auto"/>
        <w:ind w:left="360"/>
        <w:rPr>
          <w:ins w:id="1341" w:author="Johannes Breytenbach" w:date="2017-01-07T09:55:00Z"/>
          <w:rFonts w:ascii="Times New Roman" w:hAnsi="Times New Roman" w:cs="Times New Roman"/>
          <w:sz w:val="20"/>
          <w:szCs w:val="20"/>
        </w:rPr>
      </w:pPr>
      <w:ins w:id="1342" w:author="Johannes Breytenbach" w:date="2017-01-07T09:55:00Z">
        <w:r>
          <w:rPr>
            <w:rFonts w:ascii="Times New Roman" w:hAnsi="Times New Roman" w:cs="Times New Roman"/>
            <w:sz w:val="20"/>
            <w:szCs w:val="20"/>
          </w:rPr>
          <w:t>[</w:t>
        </w:r>
        <w:r w:rsidRPr="00837D7E">
          <w:rPr>
            <w:rFonts w:ascii="Times New Roman" w:hAnsi="Times New Roman" w:cs="Times New Roman"/>
            <w:b/>
            <w:sz w:val="20"/>
            <w:szCs w:val="20"/>
          </w:rPr>
          <w:t>NOTE: The Central Mint does NOT require storage fees from OZcoin</w:t>
        </w:r>
      </w:ins>
      <w:ins w:id="1343" w:author="TerryA" w:date="2017-01-11T09:58:00Z">
        <w:r w:rsidR="00D14B3A">
          <w:rPr>
            <w:rFonts w:ascii="Times New Roman" w:hAnsi="Times New Roman" w:cs="Times New Roman"/>
            <w:b/>
            <w:sz w:val="20"/>
            <w:szCs w:val="20"/>
          </w:rPr>
          <w:t xml:space="preserve"> owners</w:t>
        </w:r>
      </w:ins>
      <w:ins w:id="1344" w:author="Johannes Breytenbach" w:date="2017-01-07T09:55:00Z">
        <w:r>
          <w:rPr>
            <w:rFonts w:ascii="Times New Roman" w:hAnsi="Times New Roman" w:cs="Times New Roman"/>
            <w:sz w:val="20"/>
            <w:szCs w:val="20"/>
          </w:rPr>
          <w:t>]</w:t>
        </w:r>
      </w:ins>
    </w:p>
    <w:p w14:paraId="0493AF27" w14:textId="77777777" w:rsidR="00BE6972" w:rsidRPr="009C0CC1" w:rsidRDefault="00BE6972" w:rsidP="00BE6972">
      <w:pPr>
        <w:pStyle w:val="PlainText"/>
        <w:rPr>
          <w:ins w:id="1345" w:author="Johannes Breytenbach" w:date="2017-01-07T09:55:00Z"/>
          <w:rFonts w:ascii="Times New Roman" w:hAnsi="Times New Roman" w:cs="Times New Roman"/>
          <w:sz w:val="20"/>
          <w:szCs w:val="20"/>
        </w:rPr>
      </w:pPr>
    </w:p>
    <w:p w14:paraId="30B32D7B" w14:textId="77777777" w:rsidR="00EE198C" w:rsidRPr="00945FA0" w:rsidDel="0092011A" w:rsidRDefault="0092011A">
      <w:pPr>
        <w:pStyle w:val="Heading2"/>
        <w:rPr>
          <w:del w:id="1346" w:author="Johannes Breytenbach" w:date="2017-01-07T10:23:00Z"/>
          <w:b w:val="0"/>
          <w:rPrChange w:id="1347" w:author="Johannes Breytenbach" w:date="2017-01-13T09:38:00Z">
            <w:rPr>
              <w:del w:id="1348" w:author="Johannes Breytenbach" w:date="2017-01-07T10:23:00Z"/>
              <w:rFonts w:ascii="Times New Roman" w:hAnsi="Times New Roman" w:cs="Times New Roman"/>
              <w:b/>
              <w:sz w:val="20"/>
              <w:szCs w:val="20"/>
            </w:rPr>
          </w:rPrChange>
        </w:rPr>
        <w:pPrChange w:id="1349" w:author="Johannes Breytenbach" w:date="2017-01-13T09:38:00Z">
          <w:pPr>
            <w:pStyle w:val="PlainText"/>
          </w:pPr>
        </w:pPrChange>
      </w:pPr>
      <w:bookmarkStart w:id="1350" w:name="_Toc474766673"/>
      <w:ins w:id="1351" w:author="Johannes Breytenbach" w:date="2017-01-07T11:05:00Z">
        <w:r w:rsidRPr="00945FA0">
          <w:rPr>
            <w:b w:val="0"/>
            <w:rPrChange w:id="1352" w:author="Johannes Breytenbach" w:date="2017-01-13T09:38:00Z">
              <w:rPr>
                <w:rFonts w:ascii="Times New Roman" w:hAnsi="Times New Roman" w:cs="Times New Roman"/>
                <w:b/>
                <w:sz w:val="20"/>
                <w:szCs w:val="20"/>
              </w:rPr>
            </w:rPrChange>
          </w:rPr>
          <w:t>4.</w:t>
        </w:r>
        <w:bookmarkEnd w:id="1350"/>
        <w:r w:rsidRPr="00945FA0">
          <w:rPr>
            <w:b w:val="0"/>
            <w:rPrChange w:id="1353" w:author="Johannes Breytenbach" w:date="2017-01-13T09:38:00Z">
              <w:rPr>
                <w:rFonts w:ascii="Times New Roman" w:hAnsi="Times New Roman" w:cs="Times New Roman"/>
                <w:b/>
                <w:sz w:val="20"/>
                <w:szCs w:val="20"/>
              </w:rPr>
            </w:rPrChange>
          </w:rPr>
          <w:t xml:space="preserve"> </w:t>
        </w:r>
      </w:ins>
    </w:p>
    <w:p w14:paraId="64E49801" w14:textId="77777777" w:rsidR="0092011A" w:rsidRPr="000903F9" w:rsidRDefault="0092011A">
      <w:pPr>
        <w:pStyle w:val="Heading2"/>
        <w:rPr>
          <w:ins w:id="1354" w:author="Johannes Breytenbach" w:date="2017-01-13T06:59:00Z"/>
        </w:rPr>
        <w:pPrChange w:id="1355" w:author="Johannes Breytenbach" w:date="2017-01-13T09:38:00Z">
          <w:pPr>
            <w:pStyle w:val="PlainText"/>
            <w:numPr>
              <w:numId w:val="11"/>
            </w:numPr>
            <w:spacing w:line="276" w:lineRule="auto"/>
            <w:ind w:left="360" w:hanging="360"/>
            <w:jc w:val="both"/>
          </w:pPr>
        </w:pPrChange>
      </w:pPr>
      <w:bookmarkStart w:id="1356" w:name="_Toc472063790"/>
      <w:bookmarkStart w:id="1357" w:name="_Toc474766674"/>
      <w:ins w:id="1358" w:author="Johannes Breytenbach" w:date="2017-01-07T11:05:00Z">
        <w:r w:rsidRPr="00945FA0">
          <w:rPr>
            <w:rPrChange w:id="1359" w:author="Johannes Breytenbach" w:date="2017-01-13T09:38:00Z">
              <w:rPr>
                <w:rFonts w:ascii="Times New Roman" w:hAnsi="Times New Roman" w:cs="Times New Roman"/>
                <w:sz w:val="20"/>
                <w:szCs w:val="20"/>
              </w:rPr>
            </w:rPrChange>
          </w:rPr>
          <w:t xml:space="preserve">The </w:t>
        </w:r>
      </w:ins>
      <w:ins w:id="1360" w:author="Johannes Breytenbach" w:date="2017-01-10T17:28:00Z">
        <w:r w:rsidR="00F30C01" w:rsidRPr="000903F9">
          <w:t>OZcoin</w:t>
        </w:r>
      </w:ins>
      <w:ins w:id="1361" w:author="Johannes Breytenbach" w:date="2017-01-07T11:05:00Z">
        <w:r w:rsidRPr="00945FA0">
          <w:rPr>
            <w:rPrChange w:id="1362" w:author="Johannes Breytenbach" w:date="2017-01-13T09:38:00Z">
              <w:rPr>
                <w:rFonts w:ascii="Times New Roman" w:hAnsi="Times New Roman" w:cs="Times New Roman"/>
                <w:sz w:val="20"/>
                <w:szCs w:val="20"/>
              </w:rPr>
            </w:rPrChange>
          </w:rPr>
          <w:t xml:space="preserve"> Sales Process</w:t>
        </w:r>
      </w:ins>
      <w:bookmarkEnd w:id="1356"/>
      <w:bookmarkEnd w:id="1357"/>
    </w:p>
    <w:p w14:paraId="30A853C7" w14:textId="77777777" w:rsidR="006C1D97" w:rsidRPr="00DA6E41" w:rsidRDefault="006C1D97">
      <w:pPr>
        <w:rPr>
          <w:ins w:id="1363" w:author="Johannes Breytenbach" w:date="2017-01-07T11:06:00Z"/>
        </w:rPr>
        <w:pPrChange w:id="1364" w:author="Johannes Breytenbach" w:date="2017-01-13T06:59:00Z">
          <w:pPr>
            <w:pStyle w:val="PlainText"/>
            <w:numPr>
              <w:numId w:val="11"/>
            </w:numPr>
            <w:spacing w:line="276" w:lineRule="auto"/>
            <w:ind w:left="360" w:hanging="360"/>
            <w:jc w:val="both"/>
          </w:pPr>
        </w:pPrChange>
      </w:pPr>
    </w:p>
    <w:p w14:paraId="44A2C4F8" w14:textId="77777777" w:rsidR="006C1D97" w:rsidRPr="009C0CC1" w:rsidRDefault="006C1D97" w:rsidP="006C1D97">
      <w:pPr>
        <w:pStyle w:val="PlainText"/>
        <w:jc w:val="center"/>
        <w:rPr>
          <w:ins w:id="1365" w:author="Johannes Breytenbach" w:date="2017-01-13T06:59:00Z"/>
          <w:rFonts w:ascii="Times New Roman" w:hAnsi="Times New Roman" w:cs="Times New Roman"/>
          <w:b/>
          <w:sz w:val="20"/>
          <w:szCs w:val="20"/>
        </w:rPr>
      </w:pPr>
      <w:ins w:id="1366" w:author="Johannes Breytenbach" w:date="2017-01-13T06:59:00Z">
        <w:r>
          <w:rPr>
            <w:rFonts w:ascii="Times New Roman" w:hAnsi="Times New Roman" w:cs="Times New Roman"/>
            <w:b/>
            <w:sz w:val="20"/>
            <w:szCs w:val="20"/>
          </w:rPr>
          <w:t xml:space="preserve"> FlowChart-5</w:t>
        </w:r>
        <w:r w:rsidRPr="009C0CC1">
          <w:rPr>
            <w:rFonts w:ascii="Times New Roman" w:hAnsi="Times New Roman" w:cs="Times New Roman"/>
            <w:b/>
            <w:sz w:val="20"/>
            <w:szCs w:val="20"/>
          </w:rPr>
          <w:t xml:space="preserve">: </w:t>
        </w:r>
        <w:r w:rsidR="00A173C3">
          <w:rPr>
            <w:rFonts w:ascii="Times New Roman" w:hAnsi="Times New Roman" w:cs="Times New Roman"/>
            <w:b/>
            <w:sz w:val="20"/>
            <w:szCs w:val="20"/>
          </w:rPr>
          <w:t>The Sales Process</w:t>
        </w:r>
      </w:ins>
    </w:p>
    <w:p w14:paraId="336B4978" w14:textId="77777777" w:rsidR="0092011A" w:rsidRDefault="0092011A">
      <w:pPr>
        <w:pStyle w:val="PlainText"/>
        <w:spacing w:line="276" w:lineRule="auto"/>
        <w:jc w:val="both"/>
        <w:rPr>
          <w:ins w:id="1367" w:author="Johannes Breytenbach" w:date="2017-01-07T11:06:00Z"/>
          <w:rFonts w:ascii="Times New Roman" w:hAnsi="Times New Roman" w:cs="Times New Roman"/>
          <w:b/>
          <w:sz w:val="20"/>
          <w:szCs w:val="20"/>
        </w:rPr>
        <w:pPrChange w:id="1368" w:author="Johannes Breytenbach" w:date="2017-01-07T11:05:00Z">
          <w:pPr>
            <w:pStyle w:val="PlainText"/>
            <w:numPr>
              <w:numId w:val="11"/>
            </w:numPr>
            <w:spacing w:line="276" w:lineRule="auto"/>
            <w:ind w:left="360" w:hanging="360"/>
            <w:jc w:val="both"/>
          </w:pPr>
        </w:pPrChange>
      </w:pPr>
    </w:p>
    <w:p w14:paraId="35EE3F3C" w14:textId="44B32349" w:rsidR="0092011A" w:rsidRDefault="00574736">
      <w:pPr>
        <w:pStyle w:val="PlainText"/>
        <w:spacing w:line="276" w:lineRule="auto"/>
        <w:jc w:val="both"/>
        <w:rPr>
          <w:ins w:id="1369" w:author="Johannes Breytenbach" w:date="2017-01-07T11:06:00Z"/>
          <w:rFonts w:ascii="Times New Roman" w:hAnsi="Times New Roman" w:cs="Times New Roman"/>
          <w:b/>
          <w:sz w:val="20"/>
          <w:szCs w:val="20"/>
        </w:rPr>
        <w:pPrChange w:id="1370" w:author="Johannes Breytenbach" w:date="2017-01-07T11:05:00Z">
          <w:pPr>
            <w:pStyle w:val="PlainText"/>
            <w:numPr>
              <w:numId w:val="11"/>
            </w:numPr>
            <w:spacing w:line="276" w:lineRule="auto"/>
            <w:ind w:left="360" w:hanging="360"/>
            <w:jc w:val="both"/>
          </w:pPr>
        </w:pPrChange>
      </w:pPr>
      <w:ins w:id="1371" w:author="Johannes Breytenbach" w:date="2017-01-20T10:58:00Z">
        <w:r>
          <w:rPr>
            <w:rFonts w:ascii="Times New Roman" w:hAnsi="Times New Roman" w:cs="Times New Roman"/>
            <w:b/>
            <w:noProof/>
            <w:sz w:val="20"/>
            <w:szCs w:val="20"/>
          </w:rPr>
          <w:drawing>
            <wp:inline distT="0" distB="0" distL="0" distR="0" wp14:anchorId="275D6EA1" wp14:editId="0C384F2E">
              <wp:extent cx="5943600" cy="300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Zcoin Token Sales Process - Pag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ins>
    </w:p>
    <w:p w14:paraId="0FFCB4F2" w14:textId="77777777" w:rsidR="0092011A" w:rsidRDefault="0092011A">
      <w:pPr>
        <w:pStyle w:val="PlainText"/>
        <w:spacing w:line="276" w:lineRule="auto"/>
        <w:jc w:val="both"/>
        <w:rPr>
          <w:ins w:id="1372" w:author="Johannes Breytenbach" w:date="2017-01-07T11:06:00Z"/>
          <w:rFonts w:ascii="Times New Roman" w:hAnsi="Times New Roman" w:cs="Times New Roman"/>
          <w:b/>
          <w:sz w:val="20"/>
          <w:szCs w:val="20"/>
        </w:rPr>
        <w:pPrChange w:id="1373" w:author="Johannes Breytenbach" w:date="2017-01-07T11:05:00Z">
          <w:pPr>
            <w:pStyle w:val="PlainText"/>
            <w:numPr>
              <w:numId w:val="11"/>
            </w:numPr>
            <w:spacing w:line="276" w:lineRule="auto"/>
            <w:ind w:left="360" w:hanging="360"/>
            <w:jc w:val="both"/>
          </w:pPr>
        </w:pPrChange>
      </w:pPr>
    </w:p>
    <w:p w14:paraId="6CB65AB7" w14:textId="77777777" w:rsidR="0092011A" w:rsidRPr="0092011A" w:rsidRDefault="0092011A">
      <w:pPr>
        <w:pStyle w:val="PlainText"/>
        <w:spacing w:line="276" w:lineRule="auto"/>
        <w:jc w:val="both"/>
        <w:rPr>
          <w:ins w:id="1374" w:author="Johannes Breytenbach" w:date="2017-01-07T11:05:00Z"/>
          <w:rFonts w:ascii="Times New Roman" w:hAnsi="Times New Roman" w:cs="Times New Roman"/>
          <w:b/>
          <w:sz w:val="20"/>
          <w:szCs w:val="20"/>
          <w:rPrChange w:id="1375" w:author="Johannes Breytenbach" w:date="2017-01-07T11:05:00Z">
            <w:rPr>
              <w:ins w:id="1376" w:author="Johannes Breytenbach" w:date="2017-01-07T11:05:00Z"/>
              <w:rFonts w:ascii="Times New Roman" w:hAnsi="Times New Roman" w:cs="Times New Roman"/>
              <w:sz w:val="20"/>
              <w:szCs w:val="20"/>
            </w:rPr>
          </w:rPrChange>
        </w:rPr>
        <w:pPrChange w:id="1377" w:author="Johannes Breytenbach" w:date="2017-01-07T11:05:00Z">
          <w:pPr>
            <w:pStyle w:val="PlainText"/>
            <w:numPr>
              <w:numId w:val="11"/>
            </w:numPr>
            <w:spacing w:line="276" w:lineRule="auto"/>
            <w:ind w:left="360" w:hanging="360"/>
            <w:jc w:val="both"/>
          </w:pPr>
        </w:pPrChange>
      </w:pPr>
    </w:p>
    <w:p w14:paraId="2AC2FE2A" w14:textId="77777777" w:rsidR="0092011A" w:rsidRPr="00D70E94" w:rsidRDefault="0092011A">
      <w:pPr>
        <w:pStyle w:val="PlainText"/>
        <w:spacing w:line="360" w:lineRule="auto"/>
        <w:rPr>
          <w:ins w:id="1378" w:author="Johannes Breytenbach" w:date="2017-01-07T11:05:00Z"/>
          <w:rFonts w:ascii="Times New Roman" w:hAnsi="Times New Roman" w:cs="Times New Roman"/>
          <w:b/>
          <w:sz w:val="20"/>
          <w:szCs w:val="20"/>
          <w:rPrChange w:id="1379" w:author="Johannes Breytenbach" w:date="2017-01-07T10:24:00Z">
            <w:rPr>
              <w:ins w:id="1380" w:author="Johannes Breytenbach" w:date="2017-01-07T11:05:00Z"/>
              <w:rFonts w:ascii="Times New Roman" w:hAnsi="Times New Roman" w:cs="Times New Roman"/>
              <w:sz w:val="20"/>
              <w:szCs w:val="20"/>
            </w:rPr>
          </w:rPrChange>
        </w:rPr>
        <w:pPrChange w:id="1381" w:author="Johannes Breytenbach" w:date="2017-01-07T10:24:00Z">
          <w:pPr>
            <w:pStyle w:val="PlainText"/>
          </w:pPr>
        </w:pPrChange>
      </w:pPr>
    </w:p>
    <w:p w14:paraId="159D6974" w14:textId="77777777" w:rsidR="0092011A" w:rsidRDefault="0092011A">
      <w:pPr>
        <w:rPr>
          <w:ins w:id="1382" w:author="Johannes Breytenbach" w:date="2017-01-07T11:06:00Z"/>
          <w:rFonts w:ascii="Times New Roman" w:hAnsi="Times New Roman" w:cs="Times New Roman"/>
          <w:b/>
          <w:sz w:val="20"/>
          <w:szCs w:val="20"/>
        </w:rPr>
      </w:pPr>
      <w:ins w:id="1383" w:author="Johannes Breytenbach" w:date="2017-01-07T11:06:00Z">
        <w:r>
          <w:rPr>
            <w:rFonts w:ascii="Times New Roman" w:hAnsi="Times New Roman" w:cs="Times New Roman"/>
            <w:b/>
            <w:sz w:val="20"/>
            <w:szCs w:val="20"/>
          </w:rPr>
          <w:br w:type="page"/>
        </w:r>
      </w:ins>
    </w:p>
    <w:p w14:paraId="52E33299" w14:textId="77777777" w:rsidR="00EE198C" w:rsidRPr="00D70E94" w:rsidDel="00D70E94" w:rsidRDefault="00EE198C">
      <w:pPr>
        <w:pStyle w:val="Heading2"/>
        <w:rPr>
          <w:del w:id="1384" w:author="Johannes Breytenbach" w:date="2017-01-07T10:23:00Z"/>
          <w:rPrChange w:id="1385" w:author="Johannes Breytenbach" w:date="2017-01-07T10:24:00Z">
            <w:rPr>
              <w:del w:id="1386" w:author="Johannes Breytenbach" w:date="2017-01-07T10:23:00Z"/>
              <w:rFonts w:ascii="Times New Roman" w:hAnsi="Times New Roman" w:cs="Times New Roman"/>
              <w:sz w:val="20"/>
              <w:szCs w:val="20"/>
            </w:rPr>
          </w:rPrChange>
        </w:rPr>
        <w:pPrChange w:id="1387" w:author="Johannes Breytenbach" w:date="2017-01-07T12:10:00Z">
          <w:pPr>
            <w:pStyle w:val="PlainText"/>
          </w:pPr>
        </w:pPrChange>
      </w:pPr>
    </w:p>
    <w:p w14:paraId="7118FEE8" w14:textId="77777777" w:rsidR="00EE198C" w:rsidRPr="00D70E94" w:rsidDel="00D70E94" w:rsidRDefault="00EE198C">
      <w:pPr>
        <w:pStyle w:val="Heading2"/>
        <w:rPr>
          <w:del w:id="1388" w:author="Johannes Breytenbach" w:date="2017-01-07T10:23:00Z"/>
          <w:rPrChange w:id="1389" w:author="Johannes Breytenbach" w:date="2017-01-07T10:24:00Z">
            <w:rPr>
              <w:del w:id="1390" w:author="Johannes Breytenbach" w:date="2017-01-07T10:23:00Z"/>
              <w:rFonts w:ascii="Times New Roman" w:hAnsi="Times New Roman" w:cs="Times New Roman"/>
              <w:sz w:val="20"/>
              <w:szCs w:val="20"/>
            </w:rPr>
          </w:rPrChange>
        </w:rPr>
        <w:pPrChange w:id="1391" w:author="Johannes Breytenbach" w:date="2017-01-07T12:10:00Z">
          <w:pPr>
            <w:pStyle w:val="PlainText"/>
          </w:pPr>
        </w:pPrChange>
      </w:pPr>
    </w:p>
    <w:p w14:paraId="66F7F6A0" w14:textId="77777777" w:rsidR="00EE198C" w:rsidRPr="00D70E94" w:rsidDel="00D70E94" w:rsidRDefault="00EE198C">
      <w:pPr>
        <w:pStyle w:val="Heading2"/>
        <w:rPr>
          <w:del w:id="1392" w:author="Johannes Breytenbach" w:date="2017-01-07T10:23:00Z"/>
          <w:rPrChange w:id="1393" w:author="Johannes Breytenbach" w:date="2017-01-07T10:24:00Z">
            <w:rPr>
              <w:del w:id="1394" w:author="Johannes Breytenbach" w:date="2017-01-07T10:23:00Z"/>
              <w:rFonts w:ascii="Times New Roman" w:hAnsi="Times New Roman" w:cs="Times New Roman"/>
              <w:sz w:val="20"/>
              <w:szCs w:val="20"/>
            </w:rPr>
          </w:rPrChange>
        </w:rPr>
        <w:pPrChange w:id="1395" w:author="Johannes Breytenbach" w:date="2017-01-07T12:10:00Z">
          <w:pPr>
            <w:pStyle w:val="PlainText"/>
          </w:pPr>
        </w:pPrChange>
      </w:pPr>
    </w:p>
    <w:p w14:paraId="51BD4B24" w14:textId="77777777" w:rsidR="00EE198C" w:rsidRPr="00D70E94" w:rsidDel="00D70E94" w:rsidRDefault="00EE198C">
      <w:pPr>
        <w:pStyle w:val="Heading2"/>
        <w:rPr>
          <w:del w:id="1396" w:author="Johannes Breytenbach" w:date="2017-01-07T10:23:00Z"/>
          <w:rPrChange w:id="1397" w:author="Johannes Breytenbach" w:date="2017-01-07T10:24:00Z">
            <w:rPr>
              <w:del w:id="1398" w:author="Johannes Breytenbach" w:date="2017-01-07T10:23:00Z"/>
              <w:rFonts w:ascii="Times New Roman" w:hAnsi="Times New Roman" w:cs="Times New Roman"/>
              <w:sz w:val="20"/>
              <w:szCs w:val="20"/>
            </w:rPr>
          </w:rPrChange>
        </w:rPr>
        <w:pPrChange w:id="1399" w:author="Johannes Breytenbach" w:date="2017-01-07T12:10:00Z">
          <w:pPr>
            <w:pStyle w:val="PlainText"/>
          </w:pPr>
        </w:pPrChange>
      </w:pPr>
    </w:p>
    <w:p w14:paraId="65F876F2" w14:textId="77777777" w:rsidR="00EE198C" w:rsidRPr="00D70E94" w:rsidDel="00D70E94" w:rsidRDefault="00EE198C">
      <w:pPr>
        <w:pStyle w:val="Heading2"/>
        <w:rPr>
          <w:del w:id="1400" w:author="Johannes Breytenbach" w:date="2017-01-07T10:23:00Z"/>
          <w:rPrChange w:id="1401" w:author="Johannes Breytenbach" w:date="2017-01-07T10:24:00Z">
            <w:rPr>
              <w:del w:id="1402" w:author="Johannes Breytenbach" w:date="2017-01-07T10:23:00Z"/>
              <w:rFonts w:ascii="Times New Roman" w:hAnsi="Times New Roman" w:cs="Times New Roman"/>
              <w:sz w:val="20"/>
              <w:szCs w:val="20"/>
            </w:rPr>
          </w:rPrChange>
        </w:rPr>
        <w:pPrChange w:id="1403" w:author="Johannes Breytenbach" w:date="2017-01-07T12:10:00Z">
          <w:pPr>
            <w:pStyle w:val="PlainText"/>
          </w:pPr>
        </w:pPrChange>
      </w:pPr>
    </w:p>
    <w:p w14:paraId="07F81E13" w14:textId="77777777" w:rsidR="00EC2686" w:rsidRPr="00D70E94" w:rsidDel="00D70E94" w:rsidRDefault="00EC2686">
      <w:pPr>
        <w:pStyle w:val="Heading2"/>
        <w:rPr>
          <w:del w:id="1404" w:author="Johannes Breytenbach" w:date="2017-01-07T10:23:00Z"/>
          <w:rPrChange w:id="1405" w:author="Johannes Breytenbach" w:date="2017-01-07T10:24:00Z">
            <w:rPr>
              <w:del w:id="1406" w:author="Johannes Breytenbach" w:date="2017-01-07T10:23:00Z"/>
              <w:rFonts w:ascii="Times New Roman" w:hAnsi="Times New Roman" w:cs="Times New Roman"/>
              <w:sz w:val="20"/>
              <w:szCs w:val="20"/>
            </w:rPr>
          </w:rPrChange>
        </w:rPr>
        <w:pPrChange w:id="1407" w:author="Johannes Breytenbach" w:date="2017-01-07T12:10:00Z">
          <w:pPr>
            <w:pStyle w:val="PlainText"/>
          </w:pPr>
        </w:pPrChange>
      </w:pPr>
    </w:p>
    <w:p w14:paraId="54A6718E" w14:textId="77777777" w:rsidR="00EC2686" w:rsidRPr="00D70E94" w:rsidDel="00D70E94" w:rsidRDefault="00EC2686">
      <w:pPr>
        <w:pStyle w:val="Heading2"/>
        <w:rPr>
          <w:del w:id="1408" w:author="Johannes Breytenbach" w:date="2017-01-07T10:23:00Z"/>
          <w:rPrChange w:id="1409" w:author="Johannes Breytenbach" w:date="2017-01-07T10:24:00Z">
            <w:rPr>
              <w:del w:id="1410" w:author="Johannes Breytenbach" w:date="2017-01-07T10:23:00Z"/>
              <w:rFonts w:ascii="Times New Roman" w:hAnsi="Times New Roman" w:cs="Times New Roman"/>
              <w:sz w:val="20"/>
              <w:szCs w:val="20"/>
            </w:rPr>
          </w:rPrChange>
        </w:rPr>
        <w:pPrChange w:id="1411" w:author="Johannes Breytenbach" w:date="2017-01-07T12:10:00Z">
          <w:pPr>
            <w:pStyle w:val="PlainText"/>
          </w:pPr>
        </w:pPrChange>
      </w:pPr>
    </w:p>
    <w:p w14:paraId="105F2656" w14:textId="77777777" w:rsidR="00EC2686" w:rsidRPr="00D70E94" w:rsidDel="00D70E94" w:rsidRDefault="00EC2686">
      <w:pPr>
        <w:pStyle w:val="Heading2"/>
        <w:rPr>
          <w:del w:id="1412" w:author="Johannes Breytenbach" w:date="2017-01-07T10:23:00Z"/>
          <w:rPrChange w:id="1413" w:author="Johannes Breytenbach" w:date="2017-01-07T10:24:00Z">
            <w:rPr>
              <w:del w:id="1414" w:author="Johannes Breytenbach" w:date="2017-01-07T10:23:00Z"/>
              <w:rFonts w:ascii="Times New Roman" w:hAnsi="Times New Roman" w:cs="Times New Roman"/>
              <w:sz w:val="20"/>
              <w:szCs w:val="20"/>
            </w:rPr>
          </w:rPrChange>
        </w:rPr>
        <w:pPrChange w:id="1415" w:author="Johannes Breytenbach" w:date="2017-01-07T12:10:00Z">
          <w:pPr>
            <w:pStyle w:val="PlainText"/>
          </w:pPr>
        </w:pPrChange>
      </w:pPr>
    </w:p>
    <w:p w14:paraId="2D4E6B3D" w14:textId="77777777" w:rsidR="00EC2686" w:rsidRPr="00D70E94" w:rsidDel="00D70E94" w:rsidRDefault="00EC2686">
      <w:pPr>
        <w:pStyle w:val="Heading2"/>
        <w:rPr>
          <w:del w:id="1416" w:author="Johannes Breytenbach" w:date="2017-01-07T10:23:00Z"/>
          <w:rPrChange w:id="1417" w:author="Johannes Breytenbach" w:date="2017-01-07T10:24:00Z">
            <w:rPr>
              <w:del w:id="1418" w:author="Johannes Breytenbach" w:date="2017-01-07T10:23:00Z"/>
              <w:rFonts w:ascii="Times New Roman" w:hAnsi="Times New Roman" w:cs="Times New Roman"/>
              <w:sz w:val="20"/>
              <w:szCs w:val="20"/>
            </w:rPr>
          </w:rPrChange>
        </w:rPr>
        <w:pPrChange w:id="1419" w:author="Johannes Breytenbach" w:date="2017-01-07T12:10:00Z">
          <w:pPr>
            <w:pStyle w:val="PlainText"/>
          </w:pPr>
        </w:pPrChange>
      </w:pPr>
    </w:p>
    <w:p w14:paraId="3474CD44" w14:textId="77777777" w:rsidR="00EC2686" w:rsidRPr="00D70E94" w:rsidDel="00D70E94" w:rsidRDefault="00EC2686">
      <w:pPr>
        <w:pStyle w:val="Heading2"/>
        <w:rPr>
          <w:del w:id="1420" w:author="Johannes Breytenbach" w:date="2017-01-07T10:23:00Z"/>
          <w:rPrChange w:id="1421" w:author="Johannes Breytenbach" w:date="2017-01-07T10:24:00Z">
            <w:rPr>
              <w:del w:id="1422" w:author="Johannes Breytenbach" w:date="2017-01-07T10:23:00Z"/>
              <w:rFonts w:ascii="Times New Roman" w:hAnsi="Times New Roman" w:cs="Times New Roman"/>
              <w:sz w:val="20"/>
              <w:szCs w:val="20"/>
            </w:rPr>
          </w:rPrChange>
        </w:rPr>
        <w:pPrChange w:id="1423" w:author="Johannes Breytenbach" w:date="2017-01-07T12:10:00Z">
          <w:pPr>
            <w:pStyle w:val="PlainText"/>
          </w:pPr>
        </w:pPrChange>
      </w:pPr>
    </w:p>
    <w:p w14:paraId="7FF375D4" w14:textId="77777777" w:rsidR="00EC2686" w:rsidRPr="00D70E94" w:rsidDel="00D70E94" w:rsidRDefault="00EC2686">
      <w:pPr>
        <w:pStyle w:val="Heading2"/>
        <w:rPr>
          <w:del w:id="1424" w:author="Johannes Breytenbach" w:date="2017-01-07T10:23:00Z"/>
          <w:rPrChange w:id="1425" w:author="Johannes Breytenbach" w:date="2017-01-07T10:24:00Z">
            <w:rPr>
              <w:del w:id="1426" w:author="Johannes Breytenbach" w:date="2017-01-07T10:23:00Z"/>
              <w:rFonts w:ascii="Times New Roman" w:hAnsi="Times New Roman" w:cs="Times New Roman"/>
              <w:sz w:val="20"/>
              <w:szCs w:val="20"/>
            </w:rPr>
          </w:rPrChange>
        </w:rPr>
        <w:pPrChange w:id="1427" w:author="Johannes Breytenbach" w:date="2017-01-07T12:10:00Z">
          <w:pPr>
            <w:pStyle w:val="PlainText"/>
          </w:pPr>
        </w:pPrChange>
      </w:pPr>
    </w:p>
    <w:p w14:paraId="39FC34D6" w14:textId="77777777" w:rsidR="00EC2686" w:rsidRPr="00D70E94" w:rsidDel="00D70E94" w:rsidRDefault="00EC2686">
      <w:pPr>
        <w:pStyle w:val="Heading2"/>
        <w:rPr>
          <w:del w:id="1428" w:author="Johannes Breytenbach" w:date="2017-01-07T10:23:00Z"/>
          <w:rPrChange w:id="1429" w:author="Johannes Breytenbach" w:date="2017-01-07T10:24:00Z">
            <w:rPr>
              <w:del w:id="1430" w:author="Johannes Breytenbach" w:date="2017-01-07T10:23:00Z"/>
              <w:rFonts w:ascii="Times New Roman" w:hAnsi="Times New Roman" w:cs="Times New Roman"/>
              <w:sz w:val="20"/>
              <w:szCs w:val="20"/>
            </w:rPr>
          </w:rPrChange>
        </w:rPr>
        <w:pPrChange w:id="1431" w:author="Johannes Breytenbach" w:date="2017-01-07T12:10:00Z">
          <w:pPr>
            <w:pStyle w:val="PlainText"/>
          </w:pPr>
        </w:pPrChange>
      </w:pPr>
    </w:p>
    <w:p w14:paraId="1B83C219" w14:textId="77777777" w:rsidR="009A31CB" w:rsidRPr="00D70E94" w:rsidDel="00D70E94" w:rsidRDefault="009A31CB">
      <w:pPr>
        <w:pStyle w:val="Heading2"/>
        <w:rPr>
          <w:del w:id="1432" w:author="Johannes Breytenbach" w:date="2017-01-07T10:23:00Z"/>
          <w:rPrChange w:id="1433" w:author="Johannes Breytenbach" w:date="2017-01-07T10:24:00Z">
            <w:rPr>
              <w:del w:id="1434" w:author="Johannes Breytenbach" w:date="2017-01-07T10:23:00Z"/>
              <w:rFonts w:ascii="Times New Roman" w:hAnsi="Times New Roman" w:cs="Times New Roman"/>
              <w:sz w:val="20"/>
              <w:szCs w:val="20"/>
            </w:rPr>
          </w:rPrChange>
        </w:rPr>
        <w:pPrChange w:id="1435" w:author="Johannes Breytenbach" w:date="2017-01-07T12:10:00Z">
          <w:pPr/>
        </w:pPrChange>
      </w:pPr>
      <w:del w:id="1436" w:author="Johannes Breytenbach" w:date="2017-01-07T10:23:00Z">
        <w:r w:rsidRPr="00D70E94" w:rsidDel="00D70E94">
          <w:rPr>
            <w:rPrChange w:id="1437" w:author="Johannes Breytenbach" w:date="2017-01-07T10:24:00Z">
              <w:rPr>
                <w:rFonts w:ascii="Times New Roman" w:hAnsi="Times New Roman" w:cs="Times New Roman"/>
                <w:sz w:val="20"/>
                <w:szCs w:val="20"/>
              </w:rPr>
            </w:rPrChange>
          </w:rPr>
          <w:br w:type="page"/>
        </w:r>
      </w:del>
    </w:p>
    <w:p w14:paraId="28B9F015" w14:textId="77777777" w:rsidR="00D70E94" w:rsidRPr="00D70E94" w:rsidRDefault="0092011A">
      <w:pPr>
        <w:pStyle w:val="Heading2"/>
        <w:rPr>
          <w:ins w:id="1438" w:author="Johannes Breytenbach" w:date="2017-01-07T10:24:00Z"/>
          <w:rPrChange w:id="1439" w:author="Johannes Breytenbach" w:date="2017-01-07T10:24:00Z">
            <w:rPr>
              <w:ins w:id="1440" w:author="Johannes Breytenbach" w:date="2017-01-07T10:24:00Z"/>
              <w:rFonts w:ascii="Times New Roman" w:hAnsi="Times New Roman" w:cs="Times New Roman"/>
              <w:sz w:val="20"/>
              <w:szCs w:val="20"/>
            </w:rPr>
          </w:rPrChange>
        </w:rPr>
        <w:pPrChange w:id="1441" w:author="Johannes Breytenbach" w:date="2017-01-07T12:10:00Z">
          <w:pPr>
            <w:pStyle w:val="PlainText"/>
          </w:pPr>
        </w:pPrChange>
      </w:pPr>
      <w:bookmarkStart w:id="1442" w:name="_Toc474766675"/>
      <w:ins w:id="1443" w:author="Johannes Breytenbach" w:date="2017-01-06T20:58:00Z">
        <w:r w:rsidRPr="00AD0085">
          <w:t>5</w:t>
        </w:r>
      </w:ins>
      <w:del w:id="1444" w:author="Johannes Breytenbach" w:date="2017-01-06T20:58:00Z">
        <w:r w:rsidR="00C13063" w:rsidRPr="00D70E94" w:rsidDel="001A6249">
          <w:rPr>
            <w:rPrChange w:id="1445" w:author="Johannes Breytenbach" w:date="2017-01-07T10:24:00Z">
              <w:rPr>
                <w:rFonts w:ascii="Times New Roman" w:hAnsi="Times New Roman" w:cs="Times New Roman"/>
                <w:sz w:val="20"/>
                <w:szCs w:val="20"/>
              </w:rPr>
            </w:rPrChange>
          </w:rPr>
          <w:delText>3</w:delText>
        </w:r>
      </w:del>
      <w:r w:rsidR="002C03A2" w:rsidRPr="00D70E94">
        <w:rPr>
          <w:rPrChange w:id="1446" w:author="Johannes Breytenbach" w:date="2017-01-07T10:24:00Z">
            <w:rPr>
              <w:rFonts w:ascii="Times New Roman" w:hAnsi="Times New Roman" w:cs="Times New Roman"/>
              <w:sz w:val="20"/>
              <w:szCs w:val="20"/>
            </w:rPr>
          </w:rPrChange>
        </w:rPr>
        <w:t>.</w:t>
      </w:r>
      <w:ins w:id="1447" w:author="Johannes Breytenbach" w:date="2017-01-07T10:24:00Z">
        <w:r w:rsidR="00D70E94" w:rsidRPr="00D70E94">
          <w:rPr>
            <w:rPrChange w:id="1448" w:author="Johannes Breytenbach" w:date="2017-01-07T10:24:00Z">
              <w:rPr>
                <w:rFonts w:ascii="Times New Roman" w:hAnsi="Times New Roman" w:cs="Times New Roman"/>
                <w:sz w:val="20"/>
                <w:szCs w:val="20"/>
              </w:rPr>
            </w:rPrChange>
          </w:rPr>
          <w:t xml:space="preserve"> Redemption Process</w:t>
        </w:r>
      </w:ins>
      <w:bookmarkEnd w:id="1442"/>
      <w:r w:rsidR="002C03A2" w:rsidRPr="00D70E94">
        <w:rPr>
          <w:rPrChange w:id="1449" w:author="Johannes Breytenbach" w:date="2017-01-07T10:24:00Z">
            <w:rPr>
              <w:rFonts w:ascii="Times New Roman" w:hAnsi="Times New Roman" w:cs="Times New Roman"/>
              <w:sz w:val="20"/>
              <w:szCs w:val="20"/>
            </w:rPr>
          </w:rPrChange>
        </w:rPr>
        <w:t xml:space="preserve"> </w:t>
      </w:r>
    </w:p>
    <w:p w14:paraId="003C158C" w14:textId="64363EC1" w:rsidR="002C03A2" w:rsidRPr="009C0CC1" w:rsidRDefault="002C03A2" w:rsidP="0007411D">
      <w:pPr>
        <w:pStyle w:val="PlainText"/>
        <w:rPr>
          <w:rFonts w:ascii="Times New Roman" w:hAnsi="Times New Roman" w:cs="Times New Roman"/>
          <w:sz w:val="20"/>
          <w:szCs w:val="20"/>
        </w:rPr>
      </w:pPr>
      <w:r w:rsidRPr="009C0CC1">
        <w:rPr>
          <w:rFonts w:ascii="Times New Roman" w:hAnsi="Times New Roman" w:cs="Times New Roman"/>
          <w:sz w:val="20"/>
          <w:szCs w:val="20"/>
        </w:rPr>
        <w:t>Re</w:t>
      </w:r>
      <w:r w:rsidR="00B11A39">
        <w:rPr>
          <w:rFonts w:ascii="Times New Roman" w:hAnsi="Times New Roman" w:cs="Times New Roman"/>
          <w:sz w:val="20"/>
          <w:szCs w:val="20"/>
        </w:rPr>
        <w:t xml:space="preserve">demption </w:t>
      </w:r>
      <w:r w:rsidRPr="009C0CC1">
        <w:rPr>
          <w:rFonts w:ascii="Times New Roman" w:hAnsi="Times New Roman" w:cs="Times New Roman"/>
          <w:sz w:val="20"/>
          <w:szCs w:val="20"/>
        </w:rPr>
        <w:t xml:space="preserve">Smart Contract, which is used to exchange </w:t>
      </w:r>
      <w:r w:rsidR="003850AE" w:rsidRPr="009C0CC1">
        <w:rPr>
          <w:rFonts w:ascii="Times New Roman" w:hAnsi="Times New Roman" w:cs="Times New Roman"/>
          <w:sz w:val="20"/>
          <w:szCs w:val="20"/>
        </w:rPr>
        <w:t>OZ</w:t>
      </w:r>
      <w:del w:id="1450" w:author="TerryA" w:date="2017-01-08T10:07:00Z">
        <w:r w:rsidR="003850AE" w:rsidRPr="009C0CC1" w:rsidDel="001C698B">
          <w:rPr>
            <w:rFonts w:ascii="Times New Roman" w:hAnsi="Times New Roman" w:cs="Times New Roman"/>
            <w:sz w:val="20"/>
            <w:szCs w:val="20"/>
          </w:rPr>
          <w:delText>-</w:delText>
        </w:r>
      </w:del>
      <w:r w:rsidR="003850AE" w:rsidRPr="009C0CC1">
        <w:rPr>
          <w:rFonts w:ascii="Times New Roman" w:hAnsi="Times New Roman" w:cs="Times New Roman"/>
          <w:sz w:val="20"/>
          <w:szCs w:val="20"/>
        </w:rPr>
        <w:t>coin</w:t>
      </w:r>
      <w:r w:rsidRPr="009C0CC1">
        <w:rPr>
          <w:rFonts w:ascii="Times New Roman" w:hAnsi="Times New Roman" w:cs="Times New Roman"/>
          <w:sz w:val="20"/>
          <w:szCs w:val="20"/>
        </w:rPr>
        <w:t xml:space="preserve"> tokens into </w:t>
      </w:r>
      <w:r w:rsidR="00EE198C" w:rsidRPr="009C0CC1">
        <w:rPr>
          <w:rFonts w:ascii="Times New Roman" w:hAnsi="Times New Roman" w:cs="Times New Roman"/>
          <w:sz w:val="20"/>
          <w:szCs w:val="20"/>
        </w:rPr>
        <w:t>a</w:t>
      </w:r>
      <w:r w:rsidR="00B11A39">
        <w:rPr>
          <w:rFonts w:ascii="Times New Roman" w:hAnsi="Times New Roman" w:cs="Times New Roman"/>
          <w:sz w:val="20"/>
          <w:szCs w:val="20"/>
        </w:rPr>
        <w:t xml:space="preserve"> </w:t>
      </w:r>
      <w:del w:id="1451" w:author="Johannes Breytenbach" w:date="2017-01-06T07:19:00Z">
        <w:r w:rsidR="00B11A39" w:rsidDel="0002066C">
          <w:rPr>
            <w:rFonts w:ascii="Times New Roman" w:hAnsi="Times New Roman" w:cs="Times New Roman"/>
            <w:sz w:val="20"/>
            <w:szCs w:val="20"/>
          </w:rPr>
          <w:delText>Gold</w:delText>
        </w:r>
      </w:del>
      <w:ins w:id="1452" w:author="Johannes Breytenbach" w:date="2017-01-20T11:00:00Z">
        <w:r w:rsidR="00574736">
          <w:rPr>
            <w:rFonts w:ascii="Times New Roman" w:hAnsi="Times New Roman" w:cs="Times New Roman"/>
            <w:sz w:val="20"/>
            <w:szCs w:val="20"/>
          </w:rPr>
          <w:t>Gold</w:t>
        </w:r>
      </w:ins>
      <w:r w:rsidR="00B11A39">
        <w:rPr>
          <w:rFonts w:ascii="Times New Roman" w:hAnsi="Times New Roman" w:cs="Times New Roman"/>
          <w:sz w:val="20"/>
          <w:szCs w:val="20"/>
        </w:rPr>
        <w:t xml:space="preserve"> certificates issued by </w:t>
      </w:r>
      <w:del w:id="1453" w:author="TerryA" w:date="2017-01-08T10:08:00Z">
        <w:r w:rsidR="00B11A39" w:rsidDel="004F3B1D">
          <w:rPr>
            <w:rFonts w:ascii="Times New Roman" w:hAnsi="Times New Roman" w:cs="Times New Roman"/>
            <w:sz w:val="20"/>
            <w:szCs w:val="20"/>
          </w:rPr>
          <w:delText xml:space="preserve">Perth </w:delText>
        </w:r>
      </w:del>
      <w:r w:rsidR="00B11A39">
        <w:rPr>
          <w:rFonts w:ascii="Times New Roman" w:hAnsi="Times New Roman" w:cs="Times New Roman"/>
          <w:sz w:val="20"/>
          <w:szCs w:val="20"/>
        </w:rPr>
        <w:t>Mint – there certificates are redeemable into 20 oz cast-</w:t>
      </w:r>
      <w:del w:id="1454" w:author="Johannes Breytenbach" w:date="2017-01-06T07:19:00Z">
        <w:r w:rsidR="00B11A39" w:rsidDel="0002066C">
          <w:rPr>
            <w:rFonts w:ascii="Times New Roman" w:hAnsi="Times New Roman" w:cs="Times New Roman"/>
            <w:sz w:val="20"/>
            <w:szCs w:val="20"/>
          </w:rPr>
          <w:delText>gold</w:delText>
        </w:r>
      </w:del>
      <w:ins w:id="1455" w:author="Johannes Breytenbach" w:date="2017-01-20T11:00:00Z">
        <w:r w:rsidR="00574736">
          <w:rPr>
            <w:rFonts w:ascii="Times New Roman" w:hAnsi="Times New Roman" w:cs="Times New Roman"/>
            <w:sz w:val="20"/>
            <w:szCs w:val="20"/>
          </w:rPr>
          <w:t>gold</w:t>
        </w:r>
      </w:ins>
      <w:r w:rsidR="00B11A39">
        <w:rPr>
          <w:rFonts w:ascii="Times New Roman" w:hAnsi="Times New Roman" w:cs="Times New Roman"/>
          <w:sz w:val="20"/>
          <w:szCs w:val="20"/>
        </w:rPr>
        <w:t xml:space="preserve"> bars</w:t>
      </w:r>
      <w:r w:rsidRPr="009C0CC1">
        <w:rPr>
          <w:rFonts w:ascii="Times New Roman" w:hAnsi="Times New Roman" w:cs="Times New Roman"/>
          <w:sz w:val="20"/>
          <w:szCs w:val="20"/>
        </w:rPr>
        <w:t xml:space="preserve"> (</w:t>
      </w:r>
      <w:r w:rsidR="00B11A39">
        <w:rPr>
          <w:rFonts w:ascii="Times New Roman" w:hAnsi="Times New Roman" w:cs="Times New Roman"/>
          <w:sz w:val="20"/>
          <w:szCs w:val="20"/>
        </w:rPr>
        <w:t>FlowChart-</w:t>
      </w:r>
      <w:ins w:id="1456" w:author="Johannes Breytenbach" w:date="2017-01-13T07:05:00Z">
        <w:r w:rsidR="00A173C3">
          <w:rPr>
            <w:rFonts w:ascii="Times New Roman" w:hAnsi="Times New Roman" w:cs="Times New Roman"/>
            <w:sz w:val="20"/>
            <w:szCs w:val="20"/>
          </w:rPr>
          <w:t>6</w:t>
        </w:r>
      </w:ins>
      <w:del w:id="1457" w:author="Johannes Breytenbach" w:date="2017-01-13T07:05:00Z">
        <w:r w:rsidR="00B11A39" w:rsidDel="00A173C3">
          <w:rPr>
            <w:rFonts w:ascii="Times New Roman" w:hAnsi="Times New Roman" w:cs="Times New Roman"/>
            <w:sz w:val="20"/>
            <w:szCs w:val="20"/>
          </w:rPr>
          <w:delText>5</w:delText>
        </w:r>
      </w:del>
      <w:r w:rsidRPr="009C0CC1">
        <w:rPr>
          <w:rFonts w:ascii="Times New Roman" w:hAnsi="Times New Roman" w:cs="Times New Roman"/>
          <w:sz w:val="20"/>
          <w:szCs w:val="20"/>
        </w:rPr>
        <w:t xml:space="preserve">). </w:t>
      </w:r>
    </w:p>
    <w:p w14:paraId="1C134D04" w14:textId="77777777" w:rsidR="003850AE" w:rsidRPr="009C0CC1" w:rsidRDefault="003850AE" w:rsidP="0007411D">
      <w:pPr>
        <w:pStyle w:val="PlainText"/>
        <w:rPr>
          <w:rFonts w:ascii="Times New Roman" w:hAnsi="Times New Roman" w:cs="Times New Roman"/>
          <w:sz w:val="20"/>
          <w:szCs w:val="20"/>
        </w:rPr>
      </w:pPr>
    </w:p>
    <w:p w14:paraId="2B7E4BED" w14:textId="3761C2F5" w:rsidR="003850AE" w:rsidRPr="009C0CC1" w:rsidRDefault="00A81EFC" w:rsidP="003850AE">
      <w:pPr>
        <w:pStyle w:val="PlainText"/>
        <w:jc w:val="center"/>
        <w:rPr>
          <w:rFonts w:ascii="Times New Roman" w:hAnsi="Times New Roman" w:cs="Times New Roman"/>
          <w:b/>
          <w:sz w:val="20"/>
          <w:szCs w:val="20"/>
        </w:rPr>
      </w:pPr>
      <w:del w:id="1458" w:author="Johannes Breytenbach" w:date="2017-01-07T10:43:00Z">
        <w:r>
          <w:rPr>
            <w:rFonts w:ascii="Times New Roman" w:hAnsi="Times New Roman" w:cs="Times New Roman"/>
            <w:noProof/>
            <w:sz w:val="20"/>
            <w:szCs w:val="20"/>
          </w:rPr>
          <w:object w:dxaOrig="0" w:dyaOrig="0" w14:anchorId="7A67F046">
            <v:shape id="_x0000_s1034" type="#_x0000_t75" style="position:absolute;left:0;text-align:left;margin-left:-19pt;margin-top:-1.1pt;width:509.5pt;height:360.5pt;z-index:-251648000;mso-position-horizontal-relative:text;mso-position-vertical-relative:text">
              <v:imagedata r:id="rId20" o:title=""/>
            </v:shape>
            <o:OLEObject Type="Embed" ProgID="Acrobat.Document.DC" ShapeID="_x0000_s1034" DrawAspect="Content" ObjectID="_1548825620" r:id="rId21"/>
          </w:object>
        </w:r>
      </w:del>
      <w:r w:rsidR="00B11A39">
        <w:rPr>
          <w:rFonts w:ascii="Times New Roman" w:hAnsi="Times New Roman" w:cs="Times New Roman"/>
          <w:b/>
          <w:sz w:val="20"/>
          <w:szCs w:val="20"/>
        </w:rPr>
        <w:t>FlowChart-</w:t>
      </w:r>
      <w:ins w:id="1459" w:author="Johannes Breytenbach" w:date="2017-01-13T07:05:00Z">
        <w:r w:rsidR="00A173C3">
          <w:rPr>
            <w:rFonts w:ascii="Times New Roman" w:hAnsi="Times New Roman" w:cs="Times New Roman"/>
            <w:b/>
            <w:sz w:val="20"/>
            <w:szCs w:val="20"/>
          </w:rPr>
          <w:t>6</w:t>
        </w:r>
      </w:ins>
      <w:del w:id="1460" w:author="Johannes Breytenbach" w:date="2017-01-13T07:05:00Z">
        <w:r w:rsidR="00B11A39" w:rsidDel="00A173C3">
          <w:rPr>
            <w:rFonts w:ascii="Times New Roman" w:hAnsi="Times New Roman" w:cs="Times New Roman"/>
            <w:b/>
            <w:sz w:val="20"/>
            <w:szCs w:val="20"/>
          </w:rPr>
          <w:delText>5</w:delText>
        </w:r>
      </w:del>
      <w:r w:rsidR="002C03A2" w:rsidRPr="009C0CC1">
        <w:rPr>
          <w:rFonts w:ascii="Times New Roman" w:hAnsi="Times New Roman" w:cs="Times New Roman"/>
          <w:b/>
          <w:sz w:val="20"/>
          <w:szCs w:val="20"/>
        </w:rPr>
        <w:t xml:space="preserve">: </w:t>
      </w:r>
      <w:r w:rsidR="00B11A39" w:rsidRPr="009C0CC1">
        <w:rPr>
          <w:rFonts w:ascii="Times New Roman" w:hAnsi="Times New Roman" w:cs="Times New Roman"/>
          <w:b/>
          <w:sz w:val="20"/>
          <w:szCs w:val="20"/>
        </w:rPr>
        <w:t>Re</w:t>
      </w:r>
      <w:r w:rsidR="00B11A39">
        <w:rPr>
          <w:rFonts w:ascii="Times New Roman" w:hAnsi="Times New Roman" w:cs="Times New Roman"/>
          <w:b/>
          <w:sz w:val="20"/>
          <w:szCs w:val="20"/>
        </w:rPr>
        <w:t xml:space="preserve">deeming </w:t>
      </w:r>
      <w:ins w:id="1461" w:author="Johannes Breytenbach" w:date="2017-01-11T12:32:00Z">
        <w:r w:rsidR="00886A27">
          <w:rPr>
            <w:rFonts w:ascii="Times New Roman" w:hAnsi="Times New Roman" w:cs="Times New Roman"/>
            <w:b/>
            <w:sz w:val="20"/>
            <w:szCs w:val="20"/>
          </w:rPr>
          <w:t xml:space="preserve">200 </w:t>
        </w:r>
      </w:ins>
      <w:r w:rsidR="003850AE" w:rsidRPr="009C0CC1">
        <w:rPr>
          <w:rFonts w:ascii="Times New Roman" w:hAnsi="Times New Roman" w:cs="Times New Roman"/>
          <w:b/>
          <w:sz w:val="20"/>
          <w:szCs w:val="20"/>
        </w:rPr>
        <w:t>OZcoin</w:t>
      </w:r>
      <w:ins w:id="1462" w:author="Johannes Breytenbach" w:date="2017-01-11T12:33:00Z">
        <w:r w:rsidR="00886A27">
          <w:rPr>
            <w:rFonts w:ascii="Times New Roman" w:hAnsi="Times New Roman" w:cs="Times New Roman"/>
            <w:b/>
            <w:sz w:val="20"/>
            <w:szCs w:val="20"/>
          </w:rPr>
          <w:t xml:space="preserve">s </w:t>
        </w:r>
      </w:ins>
      <w:del w:id="1463" w:author="Johannes Breytenbach" w:date="2017-01-11T12:33:00Z">
        <w:r w:rsidR="003850AE" w:rsidRPr="009C0CC1" w:rsidDel="00886A27">
          <w:rPr>
            <w:rFonts w:ascii="Times New Roman" w:hAnsi="Times New Roman" w:cs="Times New Roman"/>
            <w:b/>
            <w:sz w:val="20"/>
            <w:szCs w:val="20"/>
          </w:rPr>
          <w:delText xml:space="preserve"> </w:delText>
        </w:r>
        <w:r w:rsidR="00B11A39" w:rsidDel="00886A27">
          <w:rPr>
            <w:rFonts w:ascii="Times New Roman" w:hAnsi="Times New Roman" w:cs="Times New Roman"/>
            <w:b/>
            <w:sz w:val="20"/>
            <w:szCs w:val="20"/>
          </w:rPr>
          <w:delText>“</w:delText>
        </w:r>
      </w:del>
      <w:del w:id="1464" w:author="Johannes Breytenbach" w:date="2017-01-06T07:19:00Z">
        <w:r w:rsidR="002C03A2" w:rsidRPr="009C0CC1" w:rsidDel="0002066C">
          <w:rPr>
            <w:rFonts w:ascii="Times New Roman" w:hAnsi="Times New Roman" w:cs="Times New Roman"/>
            <w:b/>
            <w:sz w:val="20"/>
            <w:szCs w:val="20"/>
          </w:rPr>
          <w:delText>Gold</w:delText>
        </w:r>
      </w:del>
      <w:del w:id="1465" w:author="Johannes Breytenbach" w:date="2017-01-11T12:33:00Z">
        <w:r w:rsidR="002C03A2" w:rsidRPr="009C0CC1" w:rsidDel="00886A27">
          <w:rPr>
            <w:rFonts w:ascii="Times New Roman" w:hAnsi="Times New Roman" w:cs="Times New Roman"/>
            <w:b/>
            <w:sz w:val="20"/>
            <w:szCs w:val="20"/>
          </w:rPr>
          <w:delText xml:space="preserve"> Tokens</w:delText>
        </w:r>
        <w:r w:rsidR="00B11A39" w:rsidDel="00886A27">
          <w:rPr>
            <w:rFonts w:ascii="Times New Roman" w:hAnsi="Times New Roman" w:cs="Times New Roman"/>
            <w:b/>
            <w:sz w:val="20"/>
            <w:szCs w:val="20"/>
          </w:rPr>
          <w:delText>”</w:delText>
        </w:r>
        <w:r w:rsidR="002C03A2" w:rsidRPr="009C0CC1" w:rsidDel="00886A27">
          <w:rPr>
            <w:rFonts w:ascii="Times New Roman" w:hAnsi="Times New Roman" w:cs="Times New Roman"/>
            <w:b/>
            <w:sz w:val="20"/>
            <w:szCs w:val="20"/>
          </w:rPr>
          <w:delText xml:space="preserve"> </w:delText>
        </w:r>
      </w:del>
      <w:r w:rsidR="002C03A2" w:rsidRPr="009C0CC1">
        <w:rPr>
          <w:rFonts w:ascii="Times New Roman" w:hAnsi="Times New Roman" w:cs="Times New Roman"/>
          <w:b/>
          <w:sz w:val="20"/>
          <w:szCs w:val="20"/>
        </w:rPr>
        <w:t xml:space="preserve">into </w:t>
      </w:r>
      <w:r w:rsidR="00B11A39">
        <w:rPr>
          <w:rFonts w:ascii="Times New Roman" w:hAnsi="Times New Roman" w:cs="Times New Roman"/>
          <w:b/>
          <w:sz w:val="20"/>
          <w:szCs w:val="20"/>
        </w:rPr>
        <w:t>20</w:t>
      </w:r>
      <w:del w:id="1466" w:author="Johannes Breytenbach" w:date="2017-01-07T10:46:00Z">
        <w:r w:rsidR="00B11A39" w:rsidDel="006974C7">
          <w:rPr>
            <w:rFonts w:ascii="Times New Roman" w:hAnsi="Times New Roman" w:cs="Times New Roman"/>
            <w:b/>
            <w:sz w:val="20"/>
            <w:szCs w:val="20"/>
          </w:rPr>
          <w:delText xml:space="preserve"> </w:delText>
        </w:r>
      </w:del>
      <w:r w:rsidR="00B11A39">
        <w:rPr>
          <w:rFonts w:ascii="Times New Roman" w:hAnsi="Times New Roman" w:cs="Times New Roman"/>
          <w:b/>
          <w:sz w:val="20"/>
          <w:szCs w:val="20"/>
        </w:rPr>
        <w:t>o</w:t>
      </w:r>
      <w:r w:rsidR="003850AE" w:rsidRPr="009C0CC1">
        <w:rPr>
          <w:rFonts w:ascii="Times New Roman" w:hAnsi="Times New Roman" w:cs="Times New Roman"/>
          <w:b/>
          <w:sz w:val="20"/>
          <w:szCs w:val="20"/>
        </w:rPr>
        <w:t xml:space="preserve">z </w:t>
      </w:r>
      <w:del w:id="1467" w:author="Johannes Breytenbach" w:date="2017-01-06T07:19:00Z">
        <w:r w:rsidR="002C03A2" w:rsidRPr="009C0CC1" w:rsidDel="0002066C">
          <w:rPr>
            <w:rFonts w:ascii="Times New Roman" w:hAnsi="Times New Roman" w:cs="Times New Roman"/>
            <w:b/>
            <w:sz w:val="20"/>
            <w:szCs w:val="20"/>
          </w:rPr>
          <w:delText>Gold</w:delText>
        </w:r>
      </w:del>
      <w:ins w:id="1468" w:author="Johannes Breytenbach" w:date="2017-01-20T11:00:00Z">
        <w:r w:rsidR="00574736">
          <w:rPr>
            <w:rFonts w:ascii="Times New Roman" w:hAnsi="Times New Roman" w:cs="Times New Roman"/>
            <w:b/>
            <w:sz w:val="20"/>
            <w:szCs w:val="20"/>
          </w:rPr>
          <w:t>Gold</w:t>
        </w:r>
      </w:ins>
      <w:r w:rsidR="002C03A2" w:rsidRPr="009C0CC1">
        <w:rPr>
          <w:rFonts w:ascii="Times New Roman" w:hAnsi="Times New Roman" w:cs="Times New Roman"/>
          <w:b/>
          <w:sz w:val="20"/>
          <w:szCs w:val="20"/>
        </w:rPr>
        <w:t xml:space="preserve"> </w:t>
      </w:r>
      <w:ins w:id="1469" w:author="Johannes Breytenbach" w:date="2017-01-07T10:46:00Z">
        <w:r w:rsidR="006974C7">
          <w:rPr>
            <w:rFonts w:ascii="Times New Roman" w:hAnsi="Times New Roman" w:cs="Times New Roman"/>
            <w:b/>
            <w:sz w:val="20"/>
            <w:szCs w:val="20"/>
          </w:rPr>
          <w:t>C</w:t>
        </w:r>
      </w:ins>
      <w:del w:id="1470" w:author="Johannes Breytenbach" w:date="2017-01-07T10:46:00Z">
        <w:r w:rsidR="00B11A39" w:rsidDel="006974C7">
          <w:rPr>
            <w:rFonts w:ascii="Times New Roman" w:hAnsi="Times New Roman" w:cs="Times New Roman"/>
            <w:b/>
            <w:sz w:val="20"/>
            <w:szCs w:val="20"/>
          </w:rPr>
          <w:delText>c</w:delText>
        </w:r>
      </w:del>
      <w:r w:rsidR="00B11A39">
        <w:rPr>
          <w:rFonts w:ascii="Times New Roman" w:hAnsi="Times New Roman" w:cs="Times New Roman"/>
          <w:b/>
          <w:sz w:val="20"/>
          <w:szCs w:val="20"/>
        </w:rPr>
        <w:t>ertificates</w:t>
      </w:r>
    </w:p>
    <w:p w14:paraId="2733912D" w14:textId="77777777" w:rsidR="002C03A2" w:rsidRPr="009C0CC1" w:rsidDel="00C32EDC" w:rsidRDefault="002C03A2" w:rsidP="0007411D">
      <w:pPr>
        <w:pStyle w:val="PlainText"/>
        <w:rPr>
          <w:del w:id="1471" w:author="Johannes Breytenbach" w:date="2017-01-07T11:28:00Z"/>
          <w:rFonts w:ascii="Times New Roman" w:hAnsi="Times New Roman" w:cs="Times New Roman"/>
          <w:sz w:val="20"/>
          <w:szCs w:val="20"/>
        </w:rPr>
      </w:pPr>
      <w:r w:rsidRPr="009C0CC1">
        <w:rPr>
          <w:rFonts w:ascii="Times New Roman" w:hAnsi="Times New Roman" w:cs="Times New Roman"/>
          <w:sz w:val="20"/>
          <w:szCs w:val="20"/>
        </w:rPr>
        <w:t xml:space="preserve"> </w:t>
      </w:r>
    </w:p>
    <w:p w14:paraId="0055292B" w14:textId="77777777" w:rsidR="003850AE" w:rsidDel="006974C7" w:rsidRDefault="003850AE" w:rsidP="0007411D">
      <w:pPr>
        <w:pStyle w:val="PlainText"/>
        <w:rPr>
          <w:del w:id="1472" w:author="Johannes Breytenbach" w:date="2017-01-07T10:44:00Z"/>
          <w:rFonts w:ascii="Times New Roman" w:hAnsi="Times New Roman" w:cs="Times New Roman"/>
          <w:sz w:val="20"/>
          <w:szCs w:val="20"/>
        </w:rPr>
      </w:pPr>
    </w:p>
    <w:p w14:paraId="5E19047A" w14:textId="12AF3E43" w:rsidR="00B11A39" w:rsidRDefault="000A34DA" w:rsidP="0007411D">
      <w:pPr>
        <w:pStyle w:val="PlainText"/>
        <w:rPr>
          <w:rFonts w:ascii="Times New Roman" w:hAnsi="Times New Roman" w:cs="Times New Roman"/>
          <w:sz w:val="20"/>
          <w:szCs w:val="20"/>
        </w:rPr>
      </w:pPr>
      <w:ins w:id="1473" w:author="Johannes Breytenbach" w:date="2017-01-20T09:05:00Z">
        <w:r>
          <w:rPr>
            <w:rFonts w:ascii="Times New Roman" w:hAnsi="Times New Roman" w:cs="Times New Roman"/>
            <w:noProof/>
            <w:sz w:val="20"/>
            <w:szCs w:val="20"/>
          </w:rPr>
          <w:drawing>
            <wp:inline distT="0" distB="0" distL="0" distR="0" wp14:anchorId="67F45A84" wp14:editId="213E5122">
              <wp:extent cx="4587861" cy="508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Zcoin Asset Redemption Process - Page 1.png"/>
                      <pic:cNvPicPr/>
                    </pic:nvPicPr>
                    <pic:blipFill>
                      <a:blip r:embed="rId22">
                        <a:extLst>
                          <a:ext uri="{28A0092B-C50C-407E-A947-70E740481C1C}">
                            <a14:useLocalDpi xmlns:a14="http://schemas.microsoft.com/office/drawing/2010/main" val="0"/>
                          </a:ext>
                        </a:extLst>
                      </a:blip>
                      <a:stretch>
                        <a:fillRect/>
                      </a:stretch>
                    </pic:blipFill>
                    <pic:spPr>
                      <a:xfrm>
                        <a:off x="0" y="0"/>
                        <a:ext cx="4601431" cy="5101394"/>
                      </a:xfrm>
                      <a:prstGeom prst="rect">
                        <a:avLst/>
                      </a:prstGeom>
                    </pic:spPr>
                  </pic:pic>
                </a:graphicData>
              </a:graphic>
            </wp:inline>
          </w:drawing>
        </w:r>
      </w:ins>
    </w:p>
    <w:p w14:paraId="00CD9C75" w14:textId="77777777" w:rsidR="00B11A39" w:rsidDel="00C32EDC" w:rsidRDefault="00B11A39">
      <w:pPr>
        <w:pStyle w:val="Heading2"/>
        <w:rPr>
          <w:del w:id="1474" w:author="Johannes Breytenbach" w:date="2017-01-07T11:28:00Z"/>
        </w:rPr>
        <w:pPrChange w:id="1475" w:author="Johannes Breytenbach" w:date="2017-01-07T12:10:00Z">
          <w:pPr>
            <w:pStyle w:val="PlainText"/>
          </w:pPr>
        </w:pPrChange>
      </w:pPr>
    </w:p>
    <w:p w14:paraId="6AF7F816" w14:textId="77777777" w:rsidR="00B11A39" w:rsidDel="00C32EDC" w:rsidRDefault="00B11A39">
      <w:pPr>
        <w:pStyle w:val="Heading2"/>
        <w:rPr>
          <w:del w:id="1476" w:author="Johannes Breytenbach" w:date="2017-01-07T11:28:00Z"/>
        </w:rPr>
        <w:pPrChange w:id="1477" w:author="Johannes Breytenbach" w:date="2017-01-07T12:10:00Z">
          <w:pPr>
            <w:pStyle w:val="PlainText"/>
          </w:pPr>
        </w:pPrChange>
      </w:pPr>
    </w:p>
    <w:p w14:paraId="45F55E0D" w14:textId="77777777" w:rsidR="00B11A39" w:rsidDel="00C32EDC" w:rsidRDefault="00B11A39">
      <w:pPr>
        <w:pStyle w:val="Heading2"/>
        <w:rPr>
          <w:del w:id="1478" w:author="Johannes Breytenbach" w:date="2017-01-07T11:28:00Z"/>
        </w:rPr>
        <w:pPrChange w:id="1479" w:author="Johannes Breytenbach" w:date="2017-01-07T12:10:00Z">
          <w:pPr>
            <w:pStyle w:val="PlainText"/>
          </w:pPr>
        </w:pPrChange>
      </w:pPr>
    </w:p>
    <w:p w14:paraId="7125FA0D" w14:textId="77777777" w:rsidR="00B11A39" w:rsidRPr="0092011A" w:rsidDel="006974C7" w:rsidRDefault="00B11A39">
      <w:pPr>
        <w:pStyle w:val="Heading2"/>
        <w:rPr>
          <w:del w:id="1480" w:author="Johannes Breytenbach" w:date="2017-01-07T10:46:00Z"/>
          <w:rPrChange w:id="1481" w:author="Johannes Breytenbach" w:date="2017-01-07T11:06:00Z">
            <w:rPr>
              <w:del w:id="1482" w:author="Johannes Breytenbach" w:date="2017-01-07T10:46:00Z"/>
              <w:rFonts w:ascii="Times New Roman" w:hAnsi="Times New Roman" w:cs="Times New Roman"/>
              <w:sz w:val="20"/>
              <w:szCs w:val="20"/>
            </w:rPr>
          </w:rPrChange>
        </w:rPr>
        <w:pPrChange w:id="1483" w:author="Johannes Breytenbach" w:date="2017-01-07T12:10:00Z">
          <w:pPr>
            <w:pStyle w:val="PlainText"/>
          </w:pPr>
        </w:pPrChange>
      </w:pPr>
    </w:p>
    <w:p w14:paraId="58F6C30D" w14:textId="77777777" w:rsidR="00B11A39" w:rsidRPr="0092011A" w:rsidDel="006974C7" w:rsidRDefault="00B11A39">
      <w:pPr>
        <w:pStyle w:val="Heading2"/>
        <w:rPr>
          <w:del w:id="1484" w:author="Johannes Breytenbach" w:date="2017-01-07T10:46:00Z"/>
          <w:rPrChange w:id="1485" w:author="Johannes Breytenbach" w:date="2017-01-07T11:06:00Z">
            <w:rPr>
              <w:del w:id="1486" w:author="Johannes Breytenbach" w:date="2017-01-07T10:46:00Z"/>
              <w:rFonts w:ascii="Times New Roman" w:hAnsi="Times New Roman" w:cs="Times New Roman"/>
              <w:sz w:val="20"/>
              <w:szCs w:val="20"/>
            </w:rPr>
          </w:rPrChange>
        </w:rPr>
        <w:pPrChange w:id="1487" w:author="Johannes Breytenbach" w:date="2017-01-07T12:10:00Z">
          <w:pPr>
            <w:pStyle w:val="PlainText"/>
          </w:pPr>
        </w:pPrChange>
      </w:pPr>
    </w:p>
    <w:p w14:paraId="0DA5AD28" w14:textId="77777777" w:rsidR="00B11A39" w:rsidRPr="0092011A" w:rsidDel="006974C7" w:rsidRDefault="00B11A39">
      <w:pPr>
        <w:pStyle w:val="Heading2"/>
        <w:rPr>
          <w:del w:id="1488" w:author="Johannes Breytenbach" w:date="2017-01-07T10:46:00Z"/>
          <w:rPrChange w:id="1489" w:author="Johannes Breytenbach" w:date="2017-01-07T11:06:00Z">
            <w:rPr>
              <w:del w:id="1490" w:author="Johannes Breytenbach" w:date="2017-01-07T10:46:00Z"/>
              <w:rFonts w:ascii="Times New Roman" w:hAnsi="Times New Roman" w:cs="Times New Roman"/>
              <w:sz w:val="20"/>
              <w:szCs w:val="20"/>
            </w:rPr>
          </w:rPrChange>
        </w:rPr>
        <w:pPrChange w:id="1491" w:author="Johannes Breytenbach" w:date="2017-01-07T12:10:00Z">
          <w:pPr>
            <w:pStyle w:val="PlainText"/>
          </w:pPr>
        </w:pPrChange>
      </w:pPr>
    </w:p>
    <w:p w14:paraId="27F08C6F" w14:textId="77777777" w:rsidR="003850AE" w:rsidRPr="0092011A" w:rsidDel="006974C7" w:rsidRDefault="003850AE">
      <w:pPr>
        <w:pStyle w:val="Heading2"/>
        <w:rPr>
          <w:del w:id="1492" w:author="Johannes Breytenbach" w:date="2017-01-07T10:46:00Z"/>
          <w:rPrChange w:id="1493" w:author="Johannes Breytenbach" w:date="2017-01-07T11:06:00Z">
            <w:rPr>
              <w:del w:id="1494" w:author="Johannes Breytenbach" w:date="2017-01-07T10:46:00Z"/>
              <w:rFonts w:ascii="Times New Roman" w:hAnsi="Times New Roman" w:cs="Times New Roman"/>
              <w:sz w:val="20"/>
              <w:szCs w:val="20"/>
            </w:rPr>
          </w:rPrChange>
        </w:rPr>
        <w:pPrChange w:id="1495" w:author="Johannes Breytenbach" w:date="2017-01-07T12:10:00Z">
          <w:pPr>
            <w:pStyle w:val="PlainText"/>
          </w:pPr>
        </w:pPrChange>
      </w:pPr>
    </w:p>
    <w:p w14:paraId="52483AF1" w14:textId="77777777" w:rsidR="003850AE" w:rsidRPr="0092011A" w:rsidDel="006974C7" w:rsidRDefault="003850AE">
      <w:pPr>
        <w:pStyle w:val="Heading2"/>
        <w:rPr>
          <w:del w:id="1496" w:author="Johannes Breytenbach" w:date="2017-01-07T10:46:00Z"/>
          <w:rPrChange w:id="1497" w:author="Johannes Breytenbach" w:date="2017-01-07T11:06:00Z">
            <w:rPr>
              <w:del w:id="1498" w:author="Johannes Breytenbach" w:date="2017-01-07T10:46:00Z"/>
              <w:rFonts w:ascii="Times New Roman" w:hAnsi="Times New Roman" w:cs="Times New Roman"/>
              <w:sz w:val="20"/>
              <w:szCs w:val="20"/>
            </w:rPr>
          </w:rPrChange>
        </w:rPr>
        <w:pPrChange w:id="1499" w:author="Johannes Breytenbach" w:date="2017-01-07T12:10:00Z">
          <w:pPr>
            <w:pStyle w:val="PlainText"/>
          </w:pPr>
        </w:pPrChange>
      </w:pPr>
    </w:p>
    <w:p w14:paraId="380A075E" w14:textId="77777777" w:rsidR="00EE198C" w:rsidRPr="0092011A" w:rsidDel="006974C7" w:rsidRDefault="00EE198C">
      <w:pPr>
        <w:pStyle w:val="Heading2"/>
        <w:rPr>
          <w:del w:id="1500" w:author="Johannes Breytenbach" w:date="2017-01-07T10:46:00Z"/>
          <w:rPrChange w:id="1501" w:author="Johannes Breytenbach" w:date="2017-01-07T11:06:00Z">
            <w:rPr>
              <w:del w:id="1502" w:author="Johannes Breytenbach" w:date="2017-01-07T10:46:00Z"/>
              <w:rFonts w:ascii="Times New Roman" w:hAnsi="Times New Roman" w:cs="Times New Roman"/>
              <w:sz w:val="20"/>
              <w:szCs w:val="20"/>
            </w:rPr>
          </w:rPrChange>
        </w:rPr>
        <w:pPrChange w:id="1503" w:author="Johannes Breytenbach" w:date="2017-01-07T12:10:00Z">
          <w:pPr>
            <w:pStyle w:val="PlainText"/>
          </w:pPr>
        </w:pPrChange>
      </w:pPr>
    </w:p>
    <w:p w14:paraId="73C9767D" w14:textId="77777777" w:rsidR="00EE198C" w:rsidRPr="0092011A" w:rsidDel="006974C7" w:rsidRDefault="00EE198C">
      <w:pPr>
        <w:pStyle w:val="Heading2"/>
        <w:rPr>
          <w:del w:id="1504" w:author="Johannes Breytenbach" w:date="2017-01-07T10:46:00Z"/>
          <w:rPrChange w:id="1505" w:author="Johannes Breytenbach" w:date="2017-01-07T11:06:00Z">
            <w:rPr>
              <w:del w:id="1506" w:author="Johannes Breytenbach" w:date="2017-01-07T10:46:00Z"/>
              <w:rFonts w:ascii="Times New Roman" w:hAnsi="Times New Roman" w:cs="Times New Roman"/>
              <w:sz w:val="20"/>
              <w:szCs w:val="20"/>
            </w:rPr>
          </w:rPrChange>
        </w:rPr>
        <w:pPrChange w:id="1507" w:author="Johannes Breytenbach" w:date="2017-01-07T12:10:00Z">
          <w:pPr>
            <w:pStyle w:val="PlainText"/>
          </w:pPr>
        </w:pPrChange>
      </w:pPr>
    </w:p>
    <w:p w14:paraId="12D39558" w14:textId="77777777" w:rsidR="00EE198C" w:rsidRPr="0092011A" w:rsidDel="006974C7" w:rsidRDefault="00EE198C">
      <w:pPr>
        <w:pStyle w:val="Heading2"/>
        <w:rPr>
          <w:del w:id="1508" w:author="Johannes Breytenbach" w:date="2017-01-07T10:46:00Z"/>
          <w:rPrChange w:id="1509" w:author="Johannes Breytenbach" w:date="2017-01-07T11:06:00Z">
            <w:rPr>
              <w:del w:id="1510" w:author="Johannes Breytenbach" w:date="2017-01-07T10:46:00Z"/>
              <w:rFonts w:ascii="Times New Roman" w:hAnsi="Times New Roman" w:cs="Times New Roman"/>
              <w:sz w:val="20"/>
              <w:szCs w:val="20"/>
            </w:rPr>
          </w:rPrChange>
        </w:rPr>
        <w:pPrChange w:id="1511" w:author="Johannes Breytenbach" w:date="2017-01-07T12:10:00Z">
          <w:pPr>
            <w:pStyle w:val="PlainText"/>
          </w:pPr>
        </w:pPrChange>
      </w:pPr>
    </w:p>
    <w:p w14:paraId="5A15153A" w14:textId="77777777" w:rsidR="00EE198C" w:rsidRPr="0092011A" w:rsidDel="006974C7" w:rsidRDefault="00EE198C">
      <w:pPr>
        <w:pStyle w:val="Heading2"/>
        <w:rPr>
          <w:del w:id="1512" w:author="Johannes Breytenbach" w:date="2017-01-07T10:46:00Z"/>
          <w:rPrChange w:id="1513" w:author="Johannes Breytenbach" w:date="2017-01-07T11:06:00Z">
            <w:rPr>
              <w:del w:id="1514" w:author="Johannes Breytenbach" w:date="2017-01-07T10:46:00Z"/>
              <w:rFonts w:ascii="Times New Roman" w:hAnsi="Times New Roman" w:cs="Times New Roman"/>
              <w:sz w:val="20"/>
              <w:szCs w:val="20"/>
            </w:rPr>
          </w:rPrChange>
        </w:rPr>
        <w:pPrChange w:id="1515" w:author="Johannes Breytenbach" w:date="2017-01-07T12:10:00Z">
          <w:pPr>
            <w:pStyle w:val="PlainText"/>
          </w:pPr>
        </w:pPrChange>
      </w:pPr>
    </w:p>
    <w:p w14:paraId="75DC3E1D" w14:textId="77777777" w:rsidR="00EE198C" w:rsidRPr="0092011A" w:rsidDel="006974C7" w:rsidRDefault="00EE198C">
      <w:pPr>
        <w:pStyle w:val="Heading2"/>
        <w:rPr>
          <w:del w:id="1516" w:author="Johannes Breytenbach" w:date="2017-01-07T10:46:00Z"/>
          <w:rPrChange w:id="1517" w:author="Johannes Breytenbach" w:date="2017-01-07T11:06:00Z">
            <w:rPr>
              <w:del w:id="1518" w:author="Johannes Breytenbach" w:date="2017-01-07T10:46:00Z"/>
              <w:rFonts w:ascii="Times New Roman" w:hAnsi="Times New Roman" w:cs="Times New Roman"/>
              <w:sz w:val="20"/>
              <w:szCs w:val="20"/>
            </w:rPr>
          </w:rPrChange>
        </w:rPr>
        <w:pPrChange w:id="1519" w:author="Johannes Breytenbach" w:date="2017-01-07T12:10:00Z">
          <w:pPr>
            <w:pStyle w:val="PlainText"/>
          </w:pPr>
        </w:pPrChange>
      </w:pPr>
    </w:p>
    <w:p w14:paraId="1D47DBE5" w14:textId="77777777" w:rsidR="003850AE" w:rsidRPr="0092011A" w:rsidDel="006974C7" w:rsidRDefault="003850AE">
      <w:pPr>
        <w:pStyle w:val="Heading2"/>
        <w:rPr>
          <w:del w:id="1520" w:author="Johannes Breytenbach" w:date="2017-01-07T10:46:00Z"/>
          <w:rPrChange w:id="1521" w:author="Johannes Breytenbach" w:date="2017-01-07T11:06:00Z">
            <w:rPr>
              <w:del w:id="1522" w:author="Johannes Breytenbach" w:date="2017-01-07T10:46:00Z"/>
              <w:rFonts w:ascii="Times New Roman" w:hAnsi="Times New Roman" w:cs="Times New Roman"/>
              <w:sz w:val="20"/>
              <w:szCs w:val="20"/>
            </w:rPr>
          </w:rPrChange>
        </w:rPr>
        <w:pPrChange w:id="1523" w:author="Johannes Breytenbach" w:date="2017-01-07T12:10:00Z">
          <w:pPr>
            <w:pStyle w:val="PlainText"/>
          </w:pPr>
        </w:pPrChange>
      </w:pPr>
    </w:p>
    <w:p w14:paraId="68CB8F52" w14:textId="77777777" w:rsidR="003850AE" w:rsidRPr="0092011A" w:rsidDel="006974C7" w:rsidRDefault="003850AE">
      <w:pPr>
        <w:pStyle w:val="Heading2"/>
        <w:rPr>
          <w:del w:id="1524" w:author="Johannes Breytenbach" w:date="2017-01-07T10:46:00Z"/>
          <w:rPrChange w:id="1525" w:author="Johannes Breytenbach" w:date="2017-01-07T11:06:00Z">
            <w:rPr>
              <w:del w:id="1526" w:author="Johannes Breytenbach" w:date="2017-01-07T10:46:00Z"/>
              <w:rFonts w:ascii="Times New Roman" w:hAnsi="Times New Roman" w:cs="Times New Roman"/>
              <w:sz w:val="20"/>
              <w:szCs w:val="20"/>
            </w:rPr>
          </w:rPrChange>
        </w:rPr>
        <w:pPrChange w:id="1527" w:author="Johannes Breytenbach" w:date="2017-01-07T12:10:00Z">
          <w:pPr>
            <w:pStyle w:val="PlainText"/>
          </w:pPr>
        </w:pPrChange>
      </w:pPr>
    </w:p>
    <w:p w14:paraId="6446204B" w14:textId="77777777" w:rsidR="003850AE" w:rsidRPr="0092011A" w:rsidDel="006974C7" w:rsidRDefault="003850AE">
      <w:pPr>
        <w:pStyle w:val="Heading2"/>
        <w:rPr>
          <w:del w:id="1528" w:author="Johannes Breytenbach" w:date="2017-01-07T10:46:00Z"/>
          <w:rPrChange w:id="1529" w:author="Johannes Breytenbach" w:date="2017-01-07T11:06:00Z">
            <w:rPr>
              <w:del w:id="1530" w:author="Johannes Breytenbach" w:date="2017-01-07T10:46:00Z"/>
              <w:rFonts w:ascii="Times New Roman" w:hAnsi="Times New Roman" w:cs="Times New Roman"/>
              <w:sz w:val="20"/>
              <w:szCs w:val="20"/>
            </w:rPr>
          </w:rPrChange>
        </w:rPr>
        <w:pPrChange w:id="1531" w:author="Johannes Breytenbach" w:date="2017-01-07T12:10:00Z">
          <w:pPr>
            <w:pStyle w:val="PlainText"/>
          </w:pPr>
        </w:pPrChange>
      </w:pPr>
    </w:p>
    <w:p w14:paraId="7151BF79" w14:textId="77777777" w:rsidR="003850AE" w:rsidRPr="0092011A" w:rsidDel="006974C7" w:rsidRDefault="003850AE">
      <w:pPr>
        <w:pStyle w:val="Heading2"/>
        <w:rPr>
          <w:del w:id="1532" w:author="Johannes Breytenbach" w:date="2017-01-07T10:46:00Z"/>
          <w:rPrChange w:id="1533" w:author="Johannes Breytenbach" w:date="2017-01-07T11:06:00Z">
            <w:rPr>
              <w:del w:id="1534" w:author="Johannes Breytenbach" w:date="2017-01-07T10:46:00Z"/>
              <w:rFonts w:ascii="Times New Roman" w:hAnsi="Times New Roman" w:cs="Times New Roman"/>
              <w:sz w:val="20"/>
              <w:szCs w:val="20"/>
            </w:rPr>
          </w:rPrChange>
        </w:rPr>
        <w:pPrChange w:id="1535" w:author="Johannes Breytenbach" w:date="2017-01-07T12:10:00Z">
          <w:pPr>
            <w:pStyle w:val="PlainText"/>
          </w:pPr>
        </w:pPrChange>
      </w:pPr>
    </w:p>
    <w:p w14:paraId="682B8A2D" w14:textId="77777777" w:rsidR="003850AE" w:rsidRPr="0092011A" w:rsidDel="006974C7" w:rsidRDefault="003850AE">
      <w:pPr>
        <w:pStyle w:val="Heading2"/>
        <w:rPr>
          <w:del w:id="1536" w:author="Johannes Breytenbach" w:date="2017-01-07T10:46:00Z"/>
          <w:rPrChange w:id="1537" w:author="Johannes Breytenbach" w:date="2017-01-07T11:06:00Z">
            <w:rPr>
              <w:del w:id="1538" w:author="Johannes Breytenbach" w:date="2017-01-07T10:46:00Z"/>
              <w:rFonts w:ascii="Times New Roman" w:hAnsi="Times New Roman" w:cs="Times New Roman"/>
              <w:sz w:val="20"/>
              <w:szCs w:val="20"/>
            </w:rPr>
          </w:rPrChange>
        </w:rPr>
        <w:pPrChange w:id="1539" w:author="Johannes Breytenbach" w:date="2017-01-07T12:10:00Z">
          <w:pPr>
            <w:pStyle w:val="PlainText"/>
          </w:pPr>
        </w:pPrChange>
      </w:pPr>
    </w:p>
    <w:p w14:paraId="6960DF0D" w14:textId="77777777" w:rsidR="003850AE" w:rsidRPr="0092011A" w:rsidDel="006974C7" w:rsidRDefault="003850AE">
      <w:pPr>
        <w:pStyle w:val="Heading2"/>
        <w:rPr>
          <w:del w:id="1540" w:author="Johannes Breytenbach" w:date="2017-01-07T10:46:00Z"/>
          <w:rPrChange w:id="1541" w:author="Johannes Breytenbach" w:date="2017-01-07T11:06:00Z">
            <w:rPr>
              <w:del w:id="1542" w:author="Johannes Breytenbach" w:date="2017-01-07T10:46:00Z"/>
              <w:rFonts w:ascii="Times New Roman" w:hAnsi="Times New Roman" w:cs="Times New Roman"/>
              <w:sz w:val="20"/>
              <w:szCs w:val="20"/>
            </w:rPr>
          </w:rPrChange>
        </w:rPr>
        <w:pPrChange w:id="1543" w:author="Johannes Breytenbach" w:date="2017-01-07T12:10:00Z">
          <w:pPr>
            <w:pStyle w:val="PlainText"/>
          </w:pPr>
        </w:pPrChange>
      </w:pPr>
    </w:p>
    <w:p w14:paraId="4459D57B" w14:textId="77777777" w:rsidR="003850AE" w:rsidRPr="0092011A" w:rsidDel="006974C7" w:rsidRDefault="003850AE">
      <w:pPr>
        <w:pStyle w:val="Heading2"/>
        <w:rPr>
          <w:del w:id="1544" w:author="Johannes Breytenbach" w:date="2017-01-07T10:46:00Z"/>
          <w:rPrChange w:id="1545" w:author="Johannes Breytenbach" w:date="2017-01-07T11:06:00Z">
            <w:rPr>
              <w:del w:id="1546" w:author="Johannes Breytenbach" w:date="2017-01-07T10:46:00Z"/>
              <w:rFonts w:ascii="Times New Roman" w:hAnsi="Times New Roman" w:cs="Times New Roman"/>
              <w:sz w:val="20"/>
              <w:szCs w:val="20"/>
            </w:rPr>
          </w:rPrChange>
        </w:rPr>
        <w:pPrChange w:id="1547" w:author="Johannes Breytenbach" w:date="2017-01-07T12:10:00Z">
          <w:pPr>
            <w:pStyle w:val="PlainText"/>
          </w:pPr>
        </w:pPrChange>
      </w:pPr>
    </w:p>
    <w:p w14:paraId="455FAEC5" w14:textId="77777777" w:rsidR="003850AE" w:rsidRPr="0092011A" w:rsidDel="006974C7" w:rsidRDefault="003850AE">
      <w:pPr>
        <w:pStyle w:val="Heading2"/>
        <w:rPr>
          <w:del w:id="1548" w:author="Johannes Breytenbach" w:date="2017-01-07T10:46:00Z"/>
          <w:rPrChange w:id="1549" w:author="Johannes Breytenbach" w:date="2017-01-07T11:06:00Z">
            <w:rPr>
              <w:del w:id="1550" w:author="Johannes Breytenbach" w:date="2017-01-07T10:46:00Z"/>
              <w:rFonts w:ascii="Times New Roman" w:hAnsi="Times New Roman" w:cs="Times New Roman"/>
              <w:sz w:val="20"/>
              <w:szCs w:val="20"/>
            </w:rPr>
          </w:rPrChange>
        </w:rPr>
        <w:pPrChange w:id="1551" w:author="Johannes Breytenbach" w:date="2017-01-07T12:10:00Z">
          <w:pPr>
            <w:pStyle w:val="PlainText"/>
          </w:pPr>
        </w:pPrChange>
      </w:pPr>
    </w:p>
    <w:p w14:paraId="02C0824E" w14:textId="77777777" w:rsidR="003850AE" w:rsidRPr="0092011A" w:rsidDel="006974C7" w:rsidRDefault="003850AE">
      <w:pPr>
        <w:pStyle w:val="Heading2"/>
        <w:rPr>
          <w:del w:id="1552" w:author="Johannes Breytenbach" w:date="2017-01-07T10:46:00Z"/>
          <w:rPrChange w:id="1553" w:author="Johannes Breytenbach" w:date="2017-01-07T11:06:00Z">
            <w:rPr>
              <w:del w:id="1554" w:author="Johannes Breytenbach" w:date="2017-01-07T10:46:00Z"/>
              <w:rFonts w:ascii="Times New Roman" w:hAnsi="Times New Roman" w:cs="Times New Roman"/>
              <w:sz w:val="20"/>
              <w:szCs w:val="20"/>
            </w:rPr>
          </w:rPrChange>
        </w:rPr>
        <w:pPrChange w:id="1555" w:author="Johannes Breytenbach" w:date="2017-01-07T12:10:00Z">
          <w:pPr>
            <w:pStyle w:val="PlainText"/>
          </w:pPr>
        </w:pPrChange>
      </w:pPr>
    </w:p>
    <w:p w14:paraId="2E53896F" w14:textId="77777777" w:rsidR="002C03A2" w:rsidRPr="0092011A" w:rsidDel="005A2A9A" w:rsidRDefault="003850AE">
      <w:pPr>
        <w:pStyle w:val="Heading2"/>
        <w:rPr>
          <w:del w:id="1556" w:author="Johannes Breytenbach" w:date="2017-01-11T12:32:00Z"/>
          <w:rPrChange w:id="1557" w:author="Johannes Breytenbach" w:date="2017-01-07T11:06:00Z">
            <w:rPr>
              <w:del w:id="1558" w:author="Johannes Breytenbach" w:date="2017-01-11T12:32:00Z"/>
              <w:rFonts w:ascii="Times New Roman" w:hAnsi="Times New Roman" w:cs="Times New Roman"/>
              <w:sz w:val="20"/>
              <w:szCs w:val="20"/>
            </w:rPr>
          </w:rPrChange>
        </w:rPr>
        <w:pPrChange w:id="1559" w:author="Johannes Breytenbach" w:date="2017-01-07T12:10:00Z">
          <w:pPr>
            <w:pStyle w:val="PlainText"/>
          </w:pPr>
        </w:pPrChange>
      </w:pPr>
      <w:del w:id="1560" w:author="Johannes Breytenbach" w:date="2017-01-07T11:05:00Z">
        <w:r w:rsidRPr="0092011A" w:rsidDel="0092011A">
          <w:rPr>
            <w:b w:val="0"/>
            <w:bCs w:val="0"/>
            <w:rPrChange w:id="1561" w:author="Johannes Breytenbach" w:date="2017-01-07T11:06:00Z">
              <w:rPr>
                <w:rFonts w:ascii="Times New Roman" w:hAnsi="Times New Roman" w:cs="Times New Roman"/>
                <w:b/>
                <w:bCs/>
                <w:sz w:val="20"/>
                <w:szCs w:val="20"/>
              </w:rPr>
            </w:rPrChange>
          </w:rPr>
          <w:delText>4</w:delText>
        </w:r>
      </w:del>
      <w:del w:id="1562" w:author="Johannes Breytenbach" w:date="2017-01-11T12:32:00Z">
        <w:r w:rsidR="002C03A2" w:rsidRPr="0092011A" w:rsidDel="005A2A9A">
          <w:rPr>
            <w:b w:val="0"/>
            <w:bCs w:val="0"/>
            <w:rPrChange w:id="1563" w:author="Johannes Breytenbach" w:date="2017-01-07T11:06:00Z">
              <w:rPr>
                <w:rFonts w:ascii="Times New Roman" w:hAnsi="Times New Roman" w:cs="Times New Roman"/>
                <w:b/>
                <w:bCs/>
                <w:sz w:val="20"/>
                <w:szCs w:val="20"/>
              </w:rPr>
            </w:rPrChange>
          </w:rPr>
          <w:delText xml:space="preserve">. Redemption Process, for redeeming physical </w:delText>
        </w:r>
      </w:del>
      <w:del w:id="1564" w:author="Johannes Breytenbach" w:date="2017-01-06T07:19:00Z">
        <w:r w:rsidR="002C03A2" w:rsidRPr="0092011A" w:rsidDel="0002066C">
          <w:rPr>
            <w:b w:val="0"/>
            <w:bCs w:val="0"/>
            <w:rPrChange w:id="1565" w:author="Johannes Breytenbach" w:date="2017-01-07T11:06:00Z">
              <w:rPr>
                <w:rFonts w:ascii="Times New Roman" w:hAnsi="Times New Roman" w:cs="Times New Roman"/>
                <w:b/>
                <w:bCs/>
                <w:sz w:val="20"/>
                <w:szCs w:val="20"/>
              </w:rPr>
            </w:rPrChange>
          </w:rPr>
          <w:delText>gold</w:delText>
        </w:r>
      </w:del>
      <w:del w:id="1566" w:author="Johannes Breytenbach" w:date="2017-01-10T17:33:00Z">
        <w:r w:rsidR="002C03A2" w:rsidRPr="0092011A" w:rsidDel="00F30C01">
          <w:rPr>
            <w:b w:val="0"/>
            <w:bCs w:val="0"/>
            <w:rPrChange w:id="1567" w:author="Johannes Breytenbach" w:date="2017-01-07T11:06:00Z">
              <w:rPr>
                <w:rFonts w:ascii="Times New Roman" w:hAnsi="Times New Roman" w:cs="Times New Roman"/>
                <w:b/>
                <w:bCs/>
                <w:sz w:val="20"/>
                <w:szCs w:val="20"/>
              </w:rPr>
            </w:rPrChange>
          </w:rPr>
          <w:delText xml:space="preserve"> bar with</w:delText>
        </w:r>
        <w:r w:rsidR="00B11A39" w:rsidRPr="0092011A" w:rsidDel="00F30C01">
          <w:rPr>
            <w:b w:val="0"/>
            <w:bCs w:val="0"/>
            <w:rPrChange w:id="1568" w:author="Johannes Breytenbach" w:date="2017-01-07T11:06:00Z">
              <w:rPr>
                <w:rFonts w:ascii="Times New Roman" w:hAnsi="Times New Roman" w:cs="Times New Roman"/>
                <w:b/>
                <w:bCs/>
                <w:sz w:val="20"/>
                <w:szCs w:val="20"/>
              </w:rPr>
            </w:rPrChange>
          </w:rPr>
          <w:delText xml:space="preserve"> </w:delText>
        </w:r>
      </w:del>
      <w:del w:id="1569" w:author="Johannes Breytenbach" w:date="2017-01-09T06:17:00Z">
        <w:r w:rsidR="00B11A39" w:rsidRPr="0092011A" w:rsidDel="00CE3B53">
          <w:rPr>
            <w:b w:val="0"/>
            <w:bCs w:val="0"/>
            <w:rPrChange w:id="1570" w:author="Johannes Breytenbach" w:date="2017-01-07T11:06:00Z">
              <w:rPr>
                <w:rFonts w:ascii="Times New Roman" w:hAnsi="Times New Roman" w:cs="Times New Roman"/>
                <w:b/>
                <w:bCs/>
                <w:sz w:val="20"/>
                <w:szCs w:val="20"/>
              </w:rPr>
            </w:rPrChange>
          </w:rPr>
          <w:delText>OZ-coin</w:delText>
        </w:r>
      </w:del>
      <w:del w:id="1571" w:author="Johannes Breytenbach" w:date="2017-01-10T17:33:00Z">
        <w:r w:rsidR="00B11A39" w:rsidRPr="0092011A" w:rsidDel="00F30C01">
          <w:rPr>
            <w:b w:val="0"/>
            <w:bCs w:val="0"/>
            <w:rPrChange w:id="1572" w:author="Johannes Breytenbach" w:date="2017-01-07T11:06:00Z">
              <w:rPr>
                <w:rFonts w:ascii="Times New Roman" w:hAnsi="Times New Roman" w:cs="Times New Roman"/>
                <w:b/>
                <w:bCs/>
                <w:sz w:val="20"/>
                <w:szCs w:val="20"/>
              </w:rPr>
            </w:rPrChange>
          </w:rPr>
          <w:delText>-Oz tokens</w:delText>
        </w:r>
      </w:del>
      <w:del w:id="1573" w:author="Johannes Breytenbach" w:date="2017-01-11T12:32:00Z">
        <w:r w:rsidR="00B11A39" w:rsidRPr="0092011A" w:rsidDel="005A2A9A">
          <w:rPr>
            <w:b w:val="0"/>
            <w:bCs w:val="0"/>
            <w:rPrChange w:id="1574" w:author="Johannes Breytenbach" w:date="2017-01-07T11:06:00Z">
              <w:rPr>
                <w:rFonts w:ascii="Times New Roman" w:hAnsi="Times New Roman" w:cs="Times New Roman"/>
                <w:b/>
                <w:bCs/>
                <w:sz w:val="20"/>
                <w:szCs w:val="20"/>
              </w:rPr>
            </w:rPrChange>
          </w:rPr>
          <w:delText>. (FlowChart-</w:delText>
        </w:r>
        <w:r w:rsidRPr="0092011A" w:rsidDel="005A2A9A">
          <w:rPr>
            <w:b w:val="0"/>
            <w:bCs w:val="0"/>
            <w:rPrChange w:id="1575" w:author="Johannes Breytenbach" w:date="2017-01-07T11:06:00Z">
              <w:rPr>
                <w:rFonts w:ascii="Times New Roman" w:hAnsi="Times New Roman" w:cs="Times New Roman"/>
                <w:b/>
                <w:bCs/>
                <w:sz w:val="20"/>
                <w:szCs w:val="20"/>
              </w:rPr>
            </w:rPrChange>
          </w:rPr>
          <w:delText>5</w:delText>
        </w:r>
        <w:r w:rsidR="002C03A2" w:rsidRPr="0092011A" w:rsidDel="005A2A9A">
          <w:rPr>
            <w:b w:val="0"/>
            <w:bCs w:val="0"/>
            <w:rPrChange w:id="1576" w:author="Johannes Breytenbach" w:date="2017-01-07T11:06:00Z">
              <w:rPr>
                <w:rFonts w:ascii="Times New Roman" w:hAnsi="Times New Roman" w:cs="Times New Roman"/>
                <w:b/>
                <w:bCs/>
                <w:sz w:val="20"/>
                <w:szCs w:val="20"/>
              </w:rPr>
            </w:rPrChange>
          </w:rPr>
          <w:delText xml:space="preserve">). </w:delText>
        </w:r>
      </w:del>
    </w:p>
    <w:p w14:paraId="55CC296A" w14:textId="77777777" w:rsidR="003850AE" w:rsidRPr="009C0CC1" w:rsidDel="00C32EDC" w:rsidRDefault="00A81EFC">
      <w:pPr>
        <w:pStyle w:val="PlainText"/>
        <w:jc w:val="center"/>
        <w:rPr>
          <w:del w:id="1577" w:author="Johannes Breytenbach" w:date="2017-01-07T11:28:00Z"/>
          <w:rFonts w:ascii="Times New Roman" w:hAnsi="Times New Roman" w:cs="Times New Roman"/>
          <w:sz w:val="20"/>
          <w:szCs w:val="20"/>
        </w:rPr>
        <w:pPrChange w:id="1578" w:author="Johannes Breytenbach" w:date="2017-01-07T11:28:00Z">
          <w:pPr>
            <w:pStyle w:val="PlainText"/>
          </w:pPr>
        </w:pPrChange>
      </w:pPr>
      <w:del w:id="1579" w:author="Johannes Breytenbach" w:date="2017-01-07T11:03:00Z">
        <w:r>
          <w:rPr>
            <w:rFonts w:ascii="Times New Roman" w:hAnsi="Times New Roman" w:cs="Times New Roman"/>
            <w:noProof/>
            <w:sz w:val="20"/>
            <w:szCs w:val="20"/>
          </w:rPr>
          <w:object w:dxaOrig="0" w:dyaOrig="0" w14:anchorId="4E5E08CB">
            <v:shape id="_x0000_s1035" type="#_x0000_t75" style="position:absolute;left:0;text-align:left;margin-left:-29.5pt;margin-top:3pt;width:544pt;height:399.45pt;z-index:-251645952;mso-position-horizontal-relative:text;mso-position-vertical-relative:text">
              <v:imagedata r:id="rId23" o:title=""/>
            </v:shape>
            <o:OLEObject Type="Embed" ProgID="Acrobat.Document.DC" ShapeID="_x0000_s1035" DrawAspect="Content" ObjectID="_1548825621" r:id="rId24"/>
          </w:object>
        </w:r>
      </w:del>
    </w:p>
    <w:p w14:paraId="145D99EF" w14:textId="77777777" w:rsidR="002C03A2" w:rsidRPr="009C0CC1" w:rsidDel="0087535A" w:rsidRDefault="00B11A39">
      <w:pPr>
        <w:pStyle w:val="PlainText"/>
        <w:jc w:val="center"/>
        <w:rPr>
          <w:del w:id="1580" w:author="Johannes Breytenbach" w:date="2017-01-07T12:10:00Z"/>
          <w:rFonts w:ascii="Times New Roman" w:hAnsi="Times New Roman" w:cs="Times New Roman"/>
          <w:b/>
          <w:sz w:val="20"/>
          <w:szCs w:val="20"/>
        </w:rPr>
      </w:pPr>
      <w:del w:id="1581" w:author="Johannes Breytenbach" w:date="2017-01-07T12:10:00Z">
        <w:r w:rsidDel="0087535A">
          <w:rPr>
            <w:rFonts w:ascii="Times New Roman" w:hAnsi="Times New Roman" w:cs="Times New Roman"/>
            <w:b/>
            <w:sz w:val="20"/>
            <w:szCs w:val="20"/>
          </w:rPr>
          <w:delText>FlowChart-</w:delText>
        </w:r>
        <w:r w:rsidR="00AC1E01" w:rsidDel="0087535A">
          <w:rPr>
            <w:rFonts w:ascii="Times New Roman" w:hAnsi="Times New Roman" w:cs="Times New Roman"/>
            <w:b/>
            <w:sz w:val="20"/>
            <w:szCs w:val="20"/>
          </w:rPr>
          <w:delText>6</w:delText>
        </w:r>
        <w:r w:rsidR="002C03A2" w:rsidRPr="009C0CC1" w:rsidDel="0087535A">
          <w:rPr>
            <w:rFonts w:ascii="Times New Roman" w:hAnsi="Times New Roman" w:cs="Times New Roman"/>
            <w:b/>
            <w:sz w:val="20"/>
            <w:szCs w:val="20"/>
          </w:rPr>
          <w:delText xml:space="preserve">: </w:delText>
        </w:r>
        <w:r w:rsidR="003850AE" w:rsidRPr="009C0CC1" w:rsidDel="0087535A">
          <w:rPr>
            <w:rFonts w:ascii="Times New Roman" w:hAnsi="Times New Roman" w:cs="Times New Roman"/>
            <w:b/>
            <w:sz w:val="20"/>
            <w:szCs w:val="20"/>
          </w:rPr>
          <w:delText xml:space="preserve">OZ-coin </w:delText>
        </w:r>
      </w:del>
      <w:del w:id="1582" w:author="Johannes Breytenbach" w:date="2017-01-06T07:19:00Z">
        <w:r w:rsidR="002C03A2" w:rsidRPr="009C0CC1" w:rsidDel="0002066C">
          <w:rPr>
            <w:rFonts w:ascii="Times New Roman" w:hAnsi="Times New Roman" w:cs="Times New Roman"/>
            <w:b/>
            <w:sz w:val="20"/>
            <w:szCs w:val="20"/>
          </w:rPr>
          <w:delText>Gold</w:delText>
        </w:r>
      </w:del>
      <w:del w:id="1583" w:author="Johannes Breytenbach" w:date="2017-01-07T12:10:00Z">
        <w:r w:rsidR="002C03A2" w:rsidRPr="009C0CC1" w:rsidDel="0087535A">
          <w:rPr>
            <w:rFonts w:ascii="Times New Roman" w:hAnsi="Times New Roman" w:cs="Times New Roman"/>
            <w:b/>
            <w:sz w:val="20"/>
            <w:szCs w:val="20"/>
          </w:rPr>
          <w:delText xml:space="preserve"> Redemption and Token Based User Identification</w:delText>
        </w:r>
      </w:del>
    </w:p>
    <w:p w14:paraId="65E711CE" w14:textId="77777777" w:rsidR="002C03A2" w:rsidRPr="009C0CC1" w:rsidRDefault="002C03A2" w:rsidP="003850AE">
      <w:pPr>
        <w:pStyle w:val="PlainText"/>
        <w:jc w:val="center"/>
        <w:rPr>
          <w:rFonts w:ascii="Times New Roman" w:hAnsi="Times New Roman" w:cs="Times New Roman"/>
          <w:b/>
          <w:sz w:val="20"/>
          <w:szCs w:val="20"/>
        </w:rPr>
      </w:pPr>
    </w:p>
    <w:p w14:paraId="6CA2FD93" w14:textId="77777777" w:rsidR="002C03A2" w:rsidRPr="009C0CC1" w:rsidDel="006974C7" w:rsidRDefault="002C03A2" w:rsidP="0007411D">
      <w:pPr>
        <w:pStyle w:val="PlainText"/>
        <w:rPr>
          <w:del w:id="1584" w:author="Johannes Breytenbach" w:date="2017-01-07T11:03:00Z"/>
          <w:rFonts w:ascii="Times New Roman" w:hAnsi="Times New Roman" w:cs="Times New Roman"/>
          <w:sz w:val="20"/>
          <w:szCs w:val="20"/>
        </w:rPr>
      </w:pPr>
    </w:p>
    <w:p w14:paraId="43E6E644" w14:textId="77777777" w:rsidR="003850AE" w:rsidRPr="009C0CC1" w:rsidDel="005A2A9A" w:rsidRDefault="003850AE" w:rsidP="0007411D">
      <w:pPr>
        <w:pStyle w:val="PlainText"/>
        <w:rPr>
          <w:del w:id="1585" w:author="Johannes Breytenbach" w:date="2017-01-11T12:32:00Z"/>
          <w:rFonts w:ascii="Times New Roman" w:hAnsi="Times New Roman" w:cs="Times New Roman"/>
          <w:sz w:val="20"/>
          <w:szCs w:val="20"/>
        </w:rPr>
      </w:pPr>
    </w:p>
    <w:p w14:paraId="0C1C8DE8" w14:textId="77777777" w:rsidR="003850AE" w:rsidDel="00D734D0" w:rsidRDefault="003850AE" w:rsidP="0007411D">
      <w:pPr>
        <w:pStyle w:val="PlainText"/>
        <w:rPr>
          <w:del w:id="1586" w:author="Johannes Breytenbach" w:date="2017-01-09T06:26:00Z"/>
          <w:rFonts w:ascii="Times New Roman" w:hAnsi="Times New Roman" w:cs="Times New Roman"/>
          <w:sz w:val="20"/>
          <w:szCs w:val="20"/>
        </w:rPr>
      </w:pPr>
    </w:p>
    <w:p w14:paraId="3E7CB088" w14:textId="77777777" w:rsidR="00EE198C" w:rsidDel="00C32EDC" w:rsidRDefault="00EE198C">
      <w:pPr>
        <w:pStyle w:val="Heading1"/>
        <w:rPr>
          <w:del w:id="1587" w:author="Johannes Breytenbach" w:date="2017-01-07T11:30:00Z"/>
        </w:rPr>
        <w:pPrChange w:id="1588" w:author="Johannes Breytenbach" w:date="2017-01-07T12:10:00Z">
          <w:pPr>
            <w:pStyle w:val="PlainText"/>
          </w:pPr>
        </w:pPrChange>
      </w:pPr>
    </w:p>
    <w:p w14:paraId="508D3489" w14:textId="77777777" w:rsidR="00B11A39" w:rsidDel="00C32EDC" w:rsidRDefault="00B11A39">
      <w:pPr>
        <w:pStyle w:val="Heading1"/>
        <w:rPr>
          <w:del w:id="1589" w:author="Johannes Breytenbach" w:date="2017-01-07T11:30:00Z"/>
        </w:rPr>
        <w:pPrChange w:id="1590" w:author="Johannes Breytenbach" w:date="2017-01-07T12:10:00Z">
          <w:pPr>
            <w:pStyle w:val="PlainText"/>
          </w:pPr>
        </w:pPrChange>
      </w:pPr>
    </w:p>
    <w:p w14:paraId="54255185" w14:textId="77777777" w:rsidR="00EE198C" w:rsidDel="0092011A" w:rsidRDefault="00EE198C">
      <w:pPr>
        <w:pStyle w:val="Heading1"/>
        <w:rPr>
          <w:del w:id="1591" w:author="Johannes Breytenbach" w:date="2017-01-07T11:03:00Z"/>
        </w:rPr>
        <w:pPrChange w:id="1592" w:author="Johannes Breytenbach" w:date="2017-01-07T12:10:00Z">
          <w:pPr>
            <w:pStyle w:val="PlainText"/>
          </w:pPr>
        </w:pPrChange>
      </w:pPr>
    </w:p>
    <w:p w14:paraId="36B54EC8" w14:textId="77777777" w:rsidR="00EE198C" w:rsidDel="0092011A" w:rsidRDefault="00EE198C">
      <w:pPr>
        <w:pStyle w:val="Heading1"/>
        <w:rPr>
          <w:del w:id="1593" w:author="Johannes Breytenbach" w:date="2017-01-07T11:03:00Z"/>
        </w:rPr>
        <w:pPrChange w:id="1594" w:author="Johannes Breytenbach" w:date="2017-01-07T12:10:00Z">
          <w:pPr>
            <w:pStyle w:val="PlainText"/>
          </w:pPr>
        </w:pPrChange>
      </w:pPr>
    </w:p>
    <w:p w14:paraId="649C24F9" w14:textId="77777777" w:rsidR="00EE198C" w:rsidDel="0092011A" w:rsidRDefault="00EE198C">
      <w:pPr>
        <w:pStyle w:val="Heading1"/>
        <w:rPr>
          <w:del w:id="1595" w:author="Johannes Breytenbach" w:date="2017-01-07T11:03:00Z"/>
        </w:rPr>
        <w:pPrChange w:id="1596" w:author="Johannes Breytenbach" w:date="2017-01-07T12:10:00Z">
          <w:pPr>
            <w:pStyle w:val="PlainText"/>
          </w:pPr>
        </w:pPrChange>
      </w:pPr>
    </w:p>
    <w:p w14:paraId="554347E3" w14:textId="77777777" w:rsidR="00EE198C" w:rsidDel="0092011A" w:rsidRDefault="00EE198C">
      <w:pPr>
        <w:pStyle w:val="Heading1"/>
        <w:rPr>
          <w:del w:id="1597" w:author="Johannes Breytenbach" w:date="2017-01-07T11:03:00Z"/>
        </w:rPr>
        <w:pPrChange w:id="1598" w:author="Johannes Breytenbach" w:date="2017-01-07T12:10:00Z">
          <w:pPr>
            <w:pStyle w:val="PlainText"/>
          </w:pPr>
        </w:pPrChange>
      </w:pPr>
    </w:p>
    <w:p w14:paraId="1129AABB" w14:textId="77777777" w:rsidR="00EE198C" w:rsidDel="0092011A" w:rsidRDefault="00EE198C">
      <w:pPr>
        <w:pStyle w:val="Heading1"/>
        <w:rPr>
          <w:del w:id="1599" w:author="Johannes Breytenbach" w:date="2017-01-07T11:03:00Z"/>
        </w:rPr>
        <w:pPrChange w:id="1600" w:author="Johannes Breytenbach" w:date="2017-01-07T12:10:00Z">
          <w:pPr>
            <w:pStyle w:val="PlainText"/>
          </w:pPr>
        </w:pPrChange>
      </w:pPr>
    </w:p>
    <w:p w14:paraId="0687848E" w14:textId="77777777" w:rsidR="00EE198C" w:rsidDel="0092011A" w:rsidRDefault="00EE198C">
      <w:pPr>
        <w:pStyle w:val="Heading1"/>
        <w:rPr>
          <w:del w:id="1601" w:author="Johannes Breytenbach" w:date="2017-01-07T11:03:00Z"/>
        </w:rPr>
        <w:pPrChange w:id="1602" w:author="Johannes Breytenbach" w:date="2017-01-07T12:10:00Z">
          <w:pPr>
            <w:pStyle w:val="PlainText"/>
          </w:pPr>
        </w:pPrChange>
      </w:pPr>
    </w:p>
    <w:p w14:paraId="17F4ED0B" w14:textId="77777777" w:rsidR="00EE198C" w:rsidDel="0092011A" w:rsidRDefault="00EE198C">
      <w:pPr>
        <w:pStyle w:val="Heading1"/>
        <w:rPr>
          <w:del w:id="1603" w:author="Johannes Breytenbach" w:date="2017-01-07T11:03:00Z"/>
        </w:rPr>
        <w:pPrChange w:id="1604" w:author="Johannes Breytenbach" w:date="2017-01-07T12:10:00Z">
          <w:pPr>
            <w:pStyle w:val="PlainText"/>
          </w:pPr>
        </w:pPrChange>
      </w:pPr>
    </w:p>
    <w:p w14:paraId="2A366DFA" w14:textId="77777777" w:rsidR="00EE198C" w:rsidDel="0092011A" w:rsidRDefault="00EE198C">
      <w:pPr>
        <w:pStyle w:val="Heading1"/>
        <w:rPr>
          <w:del w:id="1605" w:author="Johannes Breytenbach" w:date="2017-01-07T11:03:00Z"/>
        </w:rPr>
        <w:pPrChange w:id="1606" w:author="Johannes Breytenbach" w:date="2017-01-07T12:10:00Z">
          <w:pPr>
            <w:pStyle w:val="PlainText"/>
          </w:pPr>
        </w:pPrChange>
      </w:pPr>
    </w:p>
    <w:p w14:paraId="0525E564" w14:textId="77777777" w:rsidR="00EE198C" w:rsidDel="0092011A" w:rsidRDefault="00EE198C">
      <w:pPr>
        <w:pStyle w:val="Heading1"/>
        <w:rPr>
          <w:del w:id="1607" w:author="Johannes Breytenbach" w:date="2017-01-07T11:03:00Z"/>
        </w:rPr>
        <w:pPrChange w:id="1608" w:author="Johannes Breytenbach" w:date="2017-01-07T12:10:00Z">
          <w:pPr>
            <w:pStyle w:val="PlainText"/>
          </w:pPr>
        </w:pPrChange>
      </w:pPr>
    </w:p>
    <w:p w14:paraId="19DDF171" w14:textId="77777777" w:rsidR="00EE198C" w:rsidRPr="009C0CC1" w:rsidDel="0092011A" w:rsidRDefault="00EE198C">
      <w:pPr>
        <w:pStyle w:val="Heading1"/>
        <w:rPr>
          <w:del w:id="1609" w:author="Johannes Breytenbach" w:date="2017-01-07T11:03:00Z"/>
        </w:rPr>
        <w:pPrChange w:id="1610" w:author="Johannes Breytenbach" w:date="2017-01-07T12:10:00Z">
          <w:pPr>
            <w:pStyle w:val="PlainText"/>
          </w:pPr>
        </w:pPrChange>
      </w:pPr>
    </w:p>
    <w:p w14:paraId="728433CB" w14:textId="77777777" w:rsidR="003850AE" w:rsidRPr="009C0CC1" w:rsidDel="0092011A" w:rsidRDefault="003850AE">
      <w:pPr>
        <w:pStyle w:val="Heading1"/>
        <w:rPr>
          <w:del w:id="1611" w:author="Johannes Breytenbach" w:date="2017-01-07T11:03:00Z"/>
        </w:rPr>
        <w:pPrChange w:id="1612" w:author="Johannes Breytenbach" w:date="2017-01-07T12:10:00Z">
          <w:pPr>
            <w:pStyle w:val="PlainText"/>
          </w:pPr>
        </w:pPrChange>
      </w:pPr>
    </w:p>
    <w:p w14:paraId="54C3F858" w14:textId="77777777" w:rsidR="003850AE" w:rsidRPr="009C0CC1" w:rsidDel="0092011A" w:rsidRDefault="003850AE">
      <w:pPr>
        <w:pStyle w:val="Heading1"/>
        <w:rPr>
          <w:del w:id="1613" w:author="Johannes Breytenbach" w:date="2017-01-07T11:03:00Z"/>
        </w:rPr>
        <w:pPrChange w:id="1614" w:author="Johannes Breytenbach" w:date="2017-01-07T12:10:00Z">
          <w:pPr>
            <w:pStyle w:val="PlainText"/>
          </w:pPr>
        </w:pPrChange>
      </w:pPr>
    </w:p>
    <w:p w14:paraId="7D1B1CB6" w14:textId="77777777" w:rsidR="003850AE" w:rsidRPr="009C0CC1" w:rsidDel="0092011A" w:rsidRDefault="003850AE">
      <w:pPr>
        <w:pStyle w:val="Heading1"/>
        <w:rPr>
          <w:del w:id="1615" w:author="Johannes Breytenbach" w:date="2017-01-07T11:03:00Z"/>
        </w:rPr>
        <w:pPrChange w:id="1616" w:author="Johannes Breytenbach" w:date="2017-01-07T12:10:00Z">
          <w:pPr>
            <w:pStyle w:val="PlainText"/>
          </w:pPr>
        </w:pPrChange>
      </w:pPr>
    </w:p>
    <w:p w14:paraId="14295CAB" w14:textId="77777777" w:rsidR="003850AE" w:rsidRPr="009C0CC1" w:rsidDel="0092011A" w:rsidRDefault="003850AE">
      <w:pPr>
        <w:pStyle w:val="Heading1"/>
        <w:rPr>
          <w:del w:id="1617" w:author="Johannes Breytenbach" w:date="2017-01-07T11:03:00Z"/>
        </w:rPr>
        <w:pPrChange w:id="1618" w:author="Johannes Breytenbach" w:date="2017-01-07T12:10:00Z">
          <w:pPr>
            <w:pStyle w:val="PlainText"/>
          </w:pPr>
        </w:pPrChange>
      </w:pPr>
    </w:p>
    <w:p w14:paraId="11D4CAFD" w14:textId="77777777" w:rsidR="003850AE" w:rsidRPr="009C0CC1" w:rsidDel="0092011A" w:rsidRDefault="003850AE">
      <w:pPr>
        <w:pStyle w:val="Heading1"/>
        <w:rPr>
          <w:del w:id="1619" w:author="Johannes Breytenbach" w:date="2017-01-07T11:03:00Z"/>
        </w:rPr>
        <w:pPrChange w:id="1620" w:author="Johannes Breytenbach" w:date="2017-01-07T12:10:00Z">
          <w:pPr>
            <w:pStyle w:val="PlainText"/>
          </w:pPr>
        </w:pPrChange>
      </w:pPr>
    </w:p>
    <w:p w14:paraId="2B7C0E99" w14:textId="77777777" w:rsidR="00B11A39" w:rsidDel="0092011A" w:rsidRDefault="00B11A39">
      <w:pPr>
        <w:pStyle w:val="Heading1"/>
        <w:rPr>
          <w:del w:id="1621" w:author="Johannes Breytenbach" w:date="2017-01-07T11:03:00Z"/>
        </w:rPr>
        <w:pPrChange w:id="1622" w:author="Johannes Breytenbach" w:date="2017-01-07T12:10:00Z">
          <w:pPr>
            <w:pStyle w:val="PlainText"/>
          </w:pPr>
        </w:pPrChange>
      </w:pPr>
    </w:p>
    <w:p w14:paraId="5148D062" w14:textId="77777777" w:rsidR="00B11A39" w:rsidDel="0092011A" w:rsidRDefault="00B11A39">
      <w:pPr>
        <w:pStyle w:val="Heading1"/>
        <w:rPr>
          <w:del w:id="1623" w:author="Johannes Breytenbach" w:date="2017-01-07T11:03:00Z"/>
        </w:rPr>
        <w:pPrChange w:id="1624" w:author="Johannes Breytenbach" w:date="2017-01-07T12:10:00Z">
          <w:pPr>
            <w:pStyle w:val="PlainText"/>
          </w:pPr>
        </w:pPrChange>
      </w:pPr>
    </w:p>
    <w:p w14:paraId="716F2068" w14:textId="77777777" w:rsidR="00B11A39" w:rsidDel="0092011A" w:rsidRDefault="00B11A39">
      <w:pPr>
        <w:pStyle w:val="Heading1"/>
        <w:rPr>
          <w:del w:id="1625" w:author="Johannes Breytenbach" w:date="2017-01-07T11:03:00Z"/>
        </w:rPr>
        <w:pPrChange w:id="1626" w:author="Johannes Breytenbach" w:date="2017-01-07T12:10:00Z">
          <w:pPr>
            <w:pStyle w:val="PlainText"/>
          </w:pPr>
        </w:pPrChange>
      </w:pPr>
    </w:p>
    <w:p w14:paraId="4F3B29B2" w14:textId="77777777" w:rsidR="00B11A39" w:rsidDel="0092011A" w:rsidRDefault="00B11A39">
      <w:pPr>
        <w:pStyle w:val="Heading1"/>
        <w:rPr>
          <w:del w:id="1627" w:author="Johannes Breytenbach" w:date="2017-01-07T11:03:00Z"/>
        </w:rPr>
        <w:pPrChange w:id="1628" w:author="Johannes Breytenbach" w:date="2017-01-07T12:10:00Z">
          <w:pPr>
            <w:pStyle w:val="PlainText"/>
          </w:pPr>
        </w:pPrChange>
      </w:pPr>
    </w:p>
    <w:p w14:paraId="2BBB6B81" w14:textId="77777777" w:rsidR="00B11A39" w:rsidDel="00C32EDC" w:rsidRDefault="00B11A39">
      <w:pPr>
        <w:pStyle w:val="Heading1"/>
        <w:rPr>
          <w:del w:id="1629" w:author="Johannes Breytenbach" w:date="2017-01-07T11:30:00Z"/>
        </w:rPr>
        <w:pPrChange w:id="1630" w:author="Johannes Breytenbach" w:date="2017-01-07T12:10:00Z">
          <w:pPr>
            <w:pStyle w:val="PlainText"/>
          </w:pPr>
        </w:pPrChange>
      </w:pPr>
    </w:p>
    <w:p w14:paraId="50180589" w14:textId="77777777" w:rsidR="002C03A2" w:rsidRPr="009C0CC1" w:rsidDel="0092011A" w:rsidRDefault="003850AE">
      <w:pPr>
        <w:pStyle w:val="Heading1"/>
        <w:rPr>
          <w:del w:id="1631" w:author="Johannes Breytenbach" w:date="2017-01-07T11:04:00Z"/>
        </w:rPr>
        <w:pPrChange w:id="1632" w:author="Johannes Breytenbach" w:date="2017-01-07T12:10:00Z">
          <w:pPr>
            <w:pStyle w:val="PlainText"/>
          </w:pPr>
        </w:pPrChange>
      </w:pPr>
      <w:del w:id="1633" w:author="Johannes Breytenbach" w:date="2017-01-07T11:04:00Z">
        <w:r w:rsidRPr="009C0CC1" w:rsidDel="0092011A">
          <w:delText>5</w:delText>
        </w:r>
        <w:r w:rsidR="002C03A2" w:rsidRPr="009C0CC1" w:rsidDel="0092011A">
          <w:delText>. Generic I/O Contracts, allowing developers to utilize</w:delText>
        </w:r>
        <w:r w:rsidR="00EE198C" w:rsidRPr="00EE198C" w:rsidDel="0092011A">
          <w:delText xml:space="preserve"> </w:delText>
        </w:r>
        <w:r w:rsidR="00EE198C" w:rsidRPr="009C0CC1" w:rsidDel="0092011A">
          <w:delText xml:space="preserve">an </w:delText>
        </w:r>
        <w:r w:rsidR="00EE198C" w:rsidDel="0092011A">
          <w:delText xml:space="preserve">OZcoin </w:delText>
        </w:r>
        <w:r w:rsidR="00EE198C" w:rsidRPr="009C0CC1" w:rsidDel="0092011A">
          <w:delText>Platform</w:delText>
        </w:r>
        <w:r w:rsidRPr="009C0CC1" w:rsidDel="0092011A">
          <w:delText xml:space="preserve"> OZ-coin </w:delText>
        </w:r>
        <w:r w:rsidR="002C03A2" w:rsidRPr="009C0CC1" w:rsidDel="0092011A">
          <w:delText xml:space="preserve">or </w:delText>
        </w:r>
        <w:r w:rsidRPr="009C0CC1" w:rsidDel="0092011A">
          <w:delText xml:space="preserve">OZ-coin-Oz </w:delText>
        </w:r>
        <w:r w:rsidR="002C03A2" w:rsidRPr="009C0CC1" w:rsidDel="0092011A">
          <w:delText>tokens for</w:delText>
        </w:r>
        <w:r w:rsidRPr="009C0CC1" w:rsidDel="0092011A">
          <w:delText xml:space="preserve"> </w:delText>
        </w:r>
        <w:r w:rsidR="002C03A2" w:rsidRPr="009C0CC1" w:rsidDel="0092011A">
          <w:delText xml:space="preserve">Dapp development. </w:delText>
        </w:r>
      </w:del>
    </w:p>
    <w:p w14:paraId="44993229" w14:textId="77777777" w:rsidR="00437EA6" w:rsidRPr="009C0CC1" w:rsidDel="0092011A" w:rsidRDefault="00437EA6">
      <w:pPr>
        <w:pStyle w:val="Heading1"/>
        <w:rPr>
          <w:del w:id="1634" w:author="Johannes Breytenbach" w:date="2017-01-07T11:04:00Z"/>
        </w:rPr>
        <w:pPrChange w:id="1635" w:author="Johannes Breytenbach" w:date="2017-01-07T12:10:00Z">
          <w:pPr>
            <w:pStyle w:val="PlainText"/>
          </w:pPr>
        </w:pPrChange>
      </w:pPr>
    </w:p>
    <w:p w14:paraId="44261D1F" w14:textId="77777777" w:rsidR="00437EA6" w:rsidRPr="009C0CC1" w:rsidDel="0092011A" w:rsidRDefault="00437EA6">
      <w:pPr>
        <w:pStyle w:val="Heading1"/>
        <w:rPr>
          <w:del w:id="1636" w:author="Johannes Breytenbach" w:date="2017-01-07T11:04:00Z"/>
        </w:rPr>
        <w:pPrChange w:id="1637" w:author="Johannes Breytenbach" w:date="2017-01-07T12:10:00Z">
          <w:pPr>
            <w:pStyle w:val="PlainText"/>
          </w:pPr>
        </w:pPrChange>
      </w:pPr>
    </w:p>
    <w:p w14:paraId="0537FA05" w14:textId="77777777" w:rsidR="00B11A39" w:rsidDel="00C32EDC" w:rsidRDefault="00B11A39">
      <w:pPr>
        <w:pStyle w:val="Heading1"/>
        <w:rPr>
          <w:del w:id="1638" w:author="Johannes Breytenbach" w:date="2017-01-07T11:30:00Z"/>
          <w:b/>
        </w:rPr>
        <w:pPrChange w:id="1639" w:author="Johannes Breytenbach" w:date="2017-01-07T12:10:00Z">
          <w:pPr>
            <w:pStyle w:val="PlainText"/>
            <w:jc w:val="center"/>
          </w:pPr>
        </w:pPrChange>
      </w:pPr>
    </w:p>
    <w:p w14:paraId="4F7F376E" w14:textId="77777777" w:rsidR="00B11A39" w:rsidDel="00C32EDC" w:rsidRDefault="00B11A39">
      <w:pPr>
        <w:pStyle w:val="Heading1"/>
        <w:rPr>
          <w:del w:id="1640" w:author="Johannes Breytenbach" w:date="2017-01-07T11:30:00Z"/>
          <w:b/>
        </w:rPr>
        <w:pPrChange w:id="1641" w:author="Johannes Breytenbach" w:date="2017-01-07T12:10:00Z">
          <w:pPr>
            <w:pStyle w:val="PlainText"/>
            <w:jc w:val="center"/>
          </w:pPr>
        </w:pPrChange>
      </w:pPr>
    </w:p>
    <w:p w14:paraId="5E7E57D7" w14:textId="77777777" w:rsidR="00B11A39" w:rsidDel="00C32EDC" w:rsidRDefault="00B11A39">
      <w:pPr>
        <w:pStyle w:val="Heading1"/>
        <w:rPr>
          <w:del w:id="1642" w:author="Johannes Breytenbach" w:date="2017-01-07T11:30:00Z"/>
          <w:b/>
        </w:rPr>
        <w:pPrChange w:id="1643" w:author="Johannes Breytenbach" w:date="2017-01-07T12:10:00Z">
          <w:pPr>
            <w:pStyle w:val="PlainText"/>
            <w:jc w:val="center"/>
          </w:pPr>
        </w:pPrChange>
      </w:pPr>
    </w:p>
    <w:p w14:paraId="2FFCCDFD" w14:textId="77777777" w:rsidR="002C03A2" w:rsidRPr="009C0CC1" w:rsidDel="0092011A" w:rsidRDefault="003007E0">
      <w:pPr>
        <w:pStyle w:val="Heading1"/>
        <w:rPr>
          <w:del w:id="1644" w:author="Johannes Breytenbach" w:date="2017-01-07T11:04:00Z"/>
          <w:b/>
        </w:rPr>
        <w:pPrChange w:id="1645" w:author="Johannes Breytenbach" w:date="2017-01-07T12:10:00Z">
          <w:pPr>
            <w:pStyle w:val="PlainText"/>
            <w:jc w:val="center"/>
          </w:pPr>
        </w:pPrChange>
      </w:pPr>
      <w:del w:id="1646" w:author="Johannes Breytenbach" w:date="2017-01-07T11:04:00Z">
        <w:r w:rsidDel="0092011A">
          <w:rPr>
            <w:b/>
          </w:rPr>
          <w:delText>3rd Gen. blockchain</w:delText>
        </w:r>
        <w:r w:rsidR="002C03A2" w:rsidRPr="009C0CC1" w:rsidDel="0092011A">
          <w:rPr>
            <w:b/>
          </w:rPr>
          <w:delText xml:space="preserve"> Smart Contracts Stack</w:delText>
        </w:r>
      </w:del>
    </w:p>
    <w:p w14:paraId="1077388E" w14:textId="77777777" w:rsidR="002C03A2" w:rsidRPr="009C0CC1" w:rsidDel="00C32EDC" w:rsidRDefault="002C03A2">
      <w:pPr>
        <w:pStyle w:val="Heading1"/>
        <w:rPr>
          <w:del w:id="1647" w:author="Johannes Breytenbach" w:date="2017-01-07T11:30:00Z"/>
        </w:rPr>
        <w:pPrChange w:id="1648" w:author="Johannes Breytenbach" w:date="2017-01-07T12:10:00Z">
          <w:pPr>
            <w:pStyle w:val="PlainText"/>
          </w:pPr>
        </w:pPrChange>
      </w:pPr>
    </w:p>
    <w:p w14:paraId="48C16AAA" w14:textId="77777777" w:rsidR="002C03A2" w:rsidRPr="009C0CC1" w:rsidDel="00C32EDC" w:rsidRDefault="002C03A2">
      <w:pPr>
        <w:pStyle w:val="Heading1"/>
        <w:rPr>
          <w:del w:id="1649" w:author="Johannes Breytenbach" w:date="2017-01-07T11:30:00Z"/>
        </w:rPr>
        <w:pPrChange w:id="1650" w:author="Johannes Breytenbach" w:date="2017-01-07T12:10:00Z">
          <w:pPr>
            <w:pStyle w:val="PlainText"/>
          </w:pPr>
        </w:pPrChange>
      </w:pPr>
    </w:p>
    <w:p w14:paraId="3F25D5BF" w14:textId="77777777" w:rsidR="002C03A2" w:rsidRPr="009C0CC1" w:rsidDel="0092011A" w:rsidRDefault="002C03A2">
      <w:pPr>
        <w:pStyle w:val="Heading1"/>
        <w:rPr>
          <w:del w:id="1651" w:author="Johannes Breytenbach" w:date="2017-01-07T11:04:00Z"/>
        </w:rPr>
        <w:pPrChange w:id="1652" w:author="Johannes Breytenbach" w:date="2017-01-07T12:10:00Z">
          <w:pPr>
            <w:pStyle w:val="PlainText"/>
          </w:pPr>
        </w:pPrChange>
      </w:pPr>
      <w:del w:id="1653" w:author="Johannes Breytenbach" w:date="2017-01-07T11:04:00Z">
        <w:r w:rsidRPr="009C0CC1" w:rsidDel="0092011A">
          <w:delText xml:space="preserve">The diagram below </w:delText>
        </w:r>
        <w:r w:rsidR="00437EA6" w:rsidRPr="009C0CC1" w:rsidDel="0092011A">
          <w:delText>(</w:delText>
        </w:r>
        <w:r w:rsidR="00EC2686" w:rsidDel="0092011A">
          <w:delText>Diagram-2</w:delText>
        </w:r>
        <w:r w:rsidR="00437EA6" w:rsidRPr="009C0CC1" w:rsidDel="0092011A">
          <w:delText xml:space="preserve">) </w:delText>
        </w:r>
        <w:r w:rsidRPr="009C0CC1" w:rsidDel="0092011A">
          <w:delText xml:space="preserve">shows the individual </w:delText>
        </w:r>
        <w:r w:rsidR="00437EA6" w:rsidRPr="009C0CC1" w:rsidDel="0092011A">
          <w:delText xml:space="preserve">OZ-coin </w:delText>
        </w:r>
        <w:r w:rsidRPr="009C0CC1" w:rsidDel="0092011A">
          <w:delText xml:space="preserve">smart contracts deployed on the </w:delText>
        </w:r>
        <w:r w:rsidR="003007E0" w:rsidDel="0092011A">
          <w:delText>3rd Gen. blockchain</w:delText>
        </w:r>
        <w:r w:rsidR="00437EA6" w:rsidRPr="009C0CC1" w:rsidDel="0092011A">
          <w:delText xml:space="preserve"> </w:delText>
        </w:r>
        <w:r w:rsidRPr="009C0CC1" w:rsidDel="0092011A">
          <w:delText xml:space="preserve">that make up the core processes above. </w:delText>
        </w:r>
      </w:del>
    </w:p>
    <w:p w14:paraId="2985DFFF" w14:textId="77777777" w:rsidR="002C03A2" w:rsidDel="0092011A" w:rsidRDefault="002C03A2">
      <w:pPr>
        <w:pStyle w:val="Heading1"/>
        <w:rPr>
          <w:del w:id="1654" w:author="Johannes Breytenbach" w:date="2017-01-07T11:04:00Z"/>
        </w:rPr>
        <w:pPrChange w:id="1655" w:author="Johannes Breytenbach" w:date="2017-01-07T12:10:00Z">
          <w:pPr>
            <w:pStyle w:val="PlainText"/>
          </w:pPr>
        </w:pPrChange>
      </w:pPr>
    </w:p>
    <w:p w14:paraId="0FEF0ACA" w14:textId="77777777" w:rsidR="00EC2686" w:rsidRPr="00EC2686" w:rsidDel="0092011A" w:rsidRDefault="00AC1E01">
      <w:pPr>
        <w:pStyle w:val="Heading1"/>
        <w:rPr>
          <w:del w:id="1656" w:author="Johannes Breytenbach" w:date="2017-01-07T11:04:00Z"/>
          <w:b/>
        </w:rPr>
        <w:pPrChange w:id="1657" w:author="Johannes Breytenbach" w:date="2017-01-07T12:10:00Z">
          <w:pPr>
            <w:pStyle w:val="PlainText"/>
            <w:jc w:val="center"/>
          </w:pPr>
        </w:pPrChange>
      </w:pPr>
      <w:del w:id="1658" w:author="Johannes Breytenbach" w:date="2017-01-07T11:04:00Z">
        <w:r w:rsidDel="0092011A">
          <w:rPr>
            <w:b/>
          </w:rPr>
          <w:delText>FlowChart-7:</w:delText>
        </w:r>
        <w:r w:rsidR="00EC2686" w:rsidRPr="00EC2686" w:rsidDel="0092011A">
          <w:rPr>
            <w:b/>
          </w:rPr>
          <w:delText xml:space="preserve"> OZ-coin Smart Contracts</w:delText>
        </w:r>
      </w:del>
    </w:p>
    <w:p w14:paraId="607D8FFE" w14:textId="77777777" w:rsidR="002C03A2" w:rsidRPr="009C0CC1" w:rsidDel="0092011A" w:rsidRDefault="002C03A2">
      <w:pPr>
        <w:pStyle w:val="Heading1"/>
        <w:rPr>
          <w:del w:id="1659" w:author="Johannes Breytenbach" w:date="2017-01-07T11:04:00Z"/>
        </w:rPr>
        <w:pPrChange w:id="1660" w:author="Johannes Breytenbach" w:date="2017-01-07T12:10:00Z">
          <w:pPr>
            <w:pStyle w:val="PlainText"/>
          </w:pPr>
        </w:pPrChange>
      </w:pPr>
    </w:p>
    <w:p w14:paraId="4C09EE58" w14:textId="77777777" w:rsidR="00437EA6" w:rsidRPr="009C0CC1" w:rsidDel="0092011A" w:rsidRDefault="00437EA6">
      <w:pPr>
        <w:pStyle w:val="Heading1"/>
        <w:rPr>
          <w:del w:id="1661" w:author="Johannes Breytenbach" w:date="2017-01-07T11:04:00Z"/>
        </w:rPr>
        <w:pPrChange w:id="1662" w:author="Johannes Breytenbach" w:date="2017-01-07T12:10:00Z">
          <w:pPr>
            <w:pStyle w:val="PlainText"/>
          </w:pPr>
        </w:pPrChange>
      </w:pPr>
    </w:p>
    <w:p w14:paraId="34099577" w14:textId="77777777" w:rsidR="00437EA6" w:rsidDel="0092011A" w:rsidRDefault="00437EA6">
      <w:pPr>
        <w:pStyle w:val="Heading1"/>
        <w:rPr>
          <w:del w:id="1663" w:author="Johannes Breytenbach" w:date="2017-01-07T11:04:00Z"/>
        </w:rPr>
        <w:pPrChange w:id="1664" w:author="Johannes Breytenbach" w:date="2017-01-07T12:10:00Z">
          <w:pPr>
            <w:pStyle w:val="PlainText"/>
          </w:pPr>
        </w:pPrChange>
      </w:pPr>
    </w:p>
    <w:p w14:paraId="6EB7B47E" w14:textId="77777777" w:rsidR="00EE198C" w:rsidDel="0092011A" w:rsidRDefault="00EE198C">
      <w:pPr>
        <w:pStyle w:val="Heading1"/>
        <w:rPr>
          <w:del w:id="1665" w:author="Johannes Breytenbach" w:date="2017-01-07T11:04:00Z"/>
        </w:rPr>
        <w:pPrChange w:id="1666" w:author="Johannes Breytenbach" w:date="2017-01-07T12:10:00Z">
          <w:pPr>
            <w:pStyle w:val="PlainText"/>
          </w:pPr>
        </w:pPrChange>
      </w:pPr>
    </w:p>
    <w:p w14:paraId="189443CE" w14:textId="77777777" w:rsidR="00EE198C" w:rsidDel="0092011A" w:rsidRDefault="00EE198C">
      <w:pPr>
        <w:pStyle w:val="Heading1"/>
        <w:rPr>
          <w:del w:id="1667" w:author="Johannes Breytenbach" w:date="2017-01-07T11:04:00Z"/>
        </w:rPr>
        <w:pPrChange w:id="1668" w:author="Johannes Breytenbach" w:date="2017-01-07T12:10:00Z">
          <w:pPr>
            <w:pStyle w:val="PlainText"/>
          </w:pPr>
        </w:pPrChange>
      </w:pPr>
    </w:p>
    <w:p w14:paraId="0AF9FD65" w14:textId="77777777" w:rsidR="00EE198C" w:rsidRPr="00D61A09" w:rsidRDefault="00D61A09">
      <w:pPr>
        <w:pStyle w:val="Heading1"/>
        <w:rPr>
          <w:ins w:id="1669" w:author="Johannes Breytenbach" w:date="2017-01-06T11:38:00Z"/>
          <w:b/>
          <w:sz w:val="28"/>
          <w:szCs w:val="28"/>
          <w:rPrChange w:id="1670" w:author="Johannes Breytenbach" w:date="2017-01-06T11:39:00Z">
            <w:rPr>
              <w:ins w:id="1671" w:author="Johannes Breytenbach" w:date="2017-01-06T11:38:00Z"/>
              <w:rFonts w:ascii="Times New Roman" w:hAnsi="Times New Roman" w:cs="Times New Roman"/>
              <w:sz w:val="20"/>
              <w:szCs w:val="20"/>
            </w:rPr>
          </w:rPrChange>
        </w:rPr>
        <w:pPrChange w:id="1672" w:author="Johannes Breytenbach" w:date="2017-01-07T12:10:00Z">
          <w:pPr>
            <w:pStyle w:val="PlainText"/>
          </w:pPr>
        </w:pPrChange>
      </w:pPr>
      <w:bookmarkStart w:id="1673" w:name="_Toc474766676"/>
      <w:ins w:id="1674" w:author="Johannes Breytenbach" w:date="2017-01-06T11:38:00Z">
        <w:r w:rsidRPr="00D61A09">
          <w:rPr>
            <w:b/>
            <w:sz w:val="28"/>
            <w:szCs w:val="28"/>
            <w:rPrChange w:id="1675" w:author="Johannes Breytenbach" w:date="2017-01-06T11:39:00Z">
              <w:rPr>
                <w:rFonts w:ascii="Times New Roman" w:hAnsi="Times New Roman" w:cs="Times New Roman"/>
                <w:sz w:val="20"/>
                <w:szCs w:val="20"/>
              </w:rPr>
            </w:rPrChange>
          </w:rPr>
          <w:t>Key Contract</w:t>
        </w:r>
      </w:ins>
      <w:ins w:id="1676" w:author="Johannes Breytenbach" w:date="2017-01-07T11:46:00Z">
        <w:r w:rsidR="00D15E22">
          <w:rPr>
            <w:b/>
            <w:sz w:val="28"/>
            <w:szCs w:val="28"/>
          </w:rPr>
          <w:t xml:space="preserve">s and </w:t>
        </w:r>
      </w:ins>
      <w:ins w:id="1677" w:author="Johannes Breytenbach" w:date="2017-01-06T11:39:00Z">
        <w:r w:rsidRPr="00D61A09">
          <w:rPr>
            <w:b/>
            <w:sz w:val="28"/>
            <w:szCs w:val="28"/>
            <w:rPrChange w:id="1678" w:author="Johannes Breytenbach" w:date="2017-01-06T11:39:00Z">
              <w:rPr>
                <w:rFonts w:ascii="Times New Roman" w:hAnsi="Times New Roman" w:cs="Times New Roman"/>
                <w:sz w:val="20"/>
                <w:szCs w:val="20"/>
              </w:rPr>
            </w:rPrChange>
          </w:rPr>
          <w:t>Elements</w:t>
        </w:r>
      </w:ins>
      <w:bookmarkEnd w:id="1673"/>
    </w:p>
    <w:p w14:paraId="337AD113" w14:textId="77777777" w:rsidR="00D61A09" w:rsidDel="00D734D0" w:rsidRDefault="00D61A09" w:rsidP="0007411D">
      <w:pPr>
        <w:pStyle w:val="PlainText"/>
        <w:rPr>
          <w:del w:id="1679" w:author="Johannes Breytenbach" w:date="2017-01-09T06:26:00Z"/>
          <w:rFonts w:ascii="Times New Roman" w:hAnsi="Times New Roman" w:cs="Times New Roman"/>
          <w:sz w:val="20"/>
          <w:szCs w:val="20"/>
        </w:rPr>
      </w:pPr>
    </w:p>
    <w:p w14:paraId="09B3A763" w14:textId="77777777" w:rsidR="00D15E22" w:rsidRDefault="00D15E22" w:rsidP="0007411D">
      <w:pPr>
        <w:pStyle w:val="PlainText"/>
        <w:rPr>
          <w:ins w:id="1680" w:author="Johannes Breytenbach" w:date="2017-01-07T11:46:00Z"/>
          <w:rFonts w:ascii="Times New Roman" w:hAnsi="Times New Roman" w:cs="Times New Roman"/>
          <w:sz w:val="20"/>
          <w:szCs w:val="20"/>
        </w:rPr>
      </w:pPr>
      <w:ins w:id="1681" w:author="Johannes Breytenbach" w:date="2017-01-07T11:46:00Z">
        <w:r>
          <w:rPr>
            <w:rFonts w:ascii="Times New Roman" w:hAnsi="Times New Roman" w:cs="Times New Roman"/>
            <w:sz w:val="20"/>
            <w:szCs w:val="20"/>
          </w:rPr>
          <w:t>The following main contracts are required:</w:t>
        </w:r>
      </w:ins>
    </w:p>
    <w:p w14:paraId="4C294081" w14:textId="77777777" w:rsidR="00D15E22" w:rsidRDefault="00D15E22">
      <w:pPr>
        <w:pStyle w:val="PlainText"/>
        <w:numPr>
          <w:ilvl w:val="0"/>
          <w:numId w:val="14"/>
        </w:numPr>
        <w:rPr>
          <w:ins w:id="1682" w:author="Johannes Breytenbach" w:date="2017-01-07T11:46:00Z"/>
          <w:rFonts w:ascii="Times New Roman" w:hAnsi="Times New Roman" w:cs="Times New Roman"/>
          <w:sz w:val="20"/>
          <w:szCs w:val="20"/>
        </w:rPr>
        <w:pPrChange w:id="1683" w:author="Johannes Breytenbach" w:date="2017-01-07T11:46:00Z">
          <w:pPr>
            <w:pStyle w:val="PlainText"/>
          </w:pPr>
        </w:pPrChange>
      </w:pPr>
      <w:ins w:id="1684" w:author="Johannes Breytenbach" w:date="2017-01-07T11:46:00Z">
        <w:r>
          <w:rPr>
            <w:rFonts w:ascii="Times New Roman" w:hAnsi="Times New Roman" w:cs="Times New Roman"/>
            <w:sz w:val="20"/>
            <w:szCs w:val="20"/>
          </w:rPr>
          <w:t>Customer registration contract (IPFS)</w:t>
        </w:r>
      </w:ins>
    </w:p>
    <w:p w14:paraId="659C6FE6" w14:textId="77777777" w:rsidR="00D15E22" w:rsidRDefault="00F30C01">
      <w:pPr>
        <w:pStyle w:val="PlainText"/>
        <w:numPr>
          <w:ilvl w:val="0"/>
          <w:numId w:val="14"/>
        </w:numPr>
        <w:rPr>
          <w:ins w:id="1685" w:author="Johannes Breytenbach" w:date="2017-01-07T11:47:00Z"/>
          <w:rFonts w:ascii="Times New Roman" w:hAnsi="Times New Roman" w:cs="Times New Roman"/>
          <w:sz w:val="20"/>
          <w:szCs w:val="20"/>
        </w:rPr>
        <w:pPrChange w:id="1686" w:author="Johannes Breytenbach" w:date="2017-01-07T11:46:00Z">
          <w:pPr>
            <w:pStyle w:val="PlainText"/>
          </w:pPr>
        </w:pPrChange>
      </w:pPr>
      <w:ins w:id="1687" w:author="Johannes Breytenbach" w:date="2017-01-10T17:28:00Z">
        <w:r>
          <w:rPr>
            <w:rFonts w:ascii="Times New Roman" w:hAnsi="Times New Roman" w:cs="Times New Roman"/>
            <w:sz w:val="20"/>
            <w:szCs w:val="20"/>
          </w:rPr>
          <w:t>OZcoin</w:t>
        </w:r>
      </w:ins>
      <w:ins w:id="1688" w:author="Johannes Breytenbach" w:date="2017-01-07T11:47:00Z">
        <w:r w:rsidR="00D15E22">
          <w:rPr>
            <w:rFonts w:ascii="Times New Roman" w:hAnsi="Times New Roman" w:cs="Times New Roman"/>
            <w:sz w:val="20"/>
            <w:szCs w:val="20"/>
          </w:rPr>
          <w:t xml:space="preserve"> Contract</w:t>
        </w:r>
      </w:ins>
    </w:p>
    <w:p w14:paraId="3D7DBEFE" w14:textId="77777777" w:rsidR="00D15E22" w:rsidRDefault="00F30C01">
      <w:pPr>
        <w:pStyle w:val="PlainText"/>
        <w:numPr>
          <w:ilvl w:val="0"/>
          <w:numId w:val="14"/>
        </w:numPr>
        <w:rPr>
          <w:ins w:id="1689" w:author="Johannes Breytenbach" w:date="2017-01-07T11:57:00Z"/>
          <w:rFonts w:ascii="Times New Roman" w:hAnsi="Times New Roman" w:cs="Times New Roman"/>
          <w:sz w:val="20"/>
          <w:szCs w:val="20"/>
        </w:rPr>
        <w:pPrChange w:id="1690" w:author="Johannes Breytenbach" w:date="2017-01-07T11:46:00Z">
          <w:pPr>
            <w:pStyle w:val="PlainText"/>
          </w:pPr>
        </w:pPrChange>
      </w:pPr>
      <w:ins w:id="1691" w:author="Johannes Breytenbach" w:date="2017-01-10T17:28:00Z">
        <w:r>
          <w:rPr>
            <w:rFonts w:ascii="Times New Roman" w:hAnsi="Times New Roman" w:cs="Times New Roman"/>
            <w:sz w:val="20"/>
            <w:szCs w:val="20"/>
          </w:rPr>
          <w:t>OZcoin</w:t>
        </w:r>
      </w:ins>
      <w:ins w:id="1692" w:author="Johannes Breytenbach" w:date="2017-01-07T11:47:00Z">
        <w:r w:rsidR="00D15E22">
          <w:rPr>
            <w:rFonts w:ascii="Times New Roman" w:hAnsi="Times New Roman" w:cs="Times New Roman"/>
            <w:sz w:val="20"/>
            <w:szCs w:val="20"/>
          </w:rPr>
          <w:t xml:space="preserve"> Transaction contract</w:t>
        </w:r>
      </w:ins>
    </w:p>
    <w:p w14:paraId="1C14FA75" w14:textId="77777777" w:rsidR="008B61E4" w:rsidRDefault="008B61E4">
      <w:pPr>
        <w:pStyle w:val="PlainText"/>
        <w:numPr>
          <w:ilvl w:val="0"/>
          <w:numId w:val="14"/>
        </w:numPr>
        <w:rPr>
          <w:ins w:id="1693" w:author="Johannes Breytenbach" w:date="2017-01-09T06:26:00Z"/>
          <w:rFonts w:ascii="Times New Roman" w:hAnsi="Times New Roman" w:cs="Times New Roman"/>
          <w:sz w:val="20"/>
          <w:szCs w:val="20"/>
        </w:rPr>
        <w:pPrChange w:id="1694" w:author="Johannes Breytenbach" w:date="2017-01-07T11:46:00Z">
          <w:pPr>
            <w:pStyle w:val="PlainText"/>
          </w:pPr>
        </w:pPrChange>
      </w:pPr>
      <w:ins w:id="1695" w:author="Johannes Breytenbach" w:date="2017-01-07T11:57:00Z">
        <w:r>
          <w:rPr>
            <w:rFonts w:ascii="Times New Roman" w:hAnsi="Times New Roman" w:cs="Times New Roman"/>
            <w:sz w:val="20"/>
            <w:szCs w:val="20"/>
          </w:rPr>
          <w:t xml:space="preserve">Wallet </w:t>
        </w:r>
      </w:ins>
    </w:p>
    <w:p w14:paraId="6BD9085C" w14:textId="77777777" w:rsidR="00D734D0" w:rsidRDefault="00D734D0">
      <w:pPr>
        <w:pStyle w:val="PlainText"/>
        <w:numPr>
          <w:ilvl w:val="0"/>
          <w:numId w:val="14"/>
        </w:numPr>
        <w:rPr>
          <w:ins w:id="1696" w:author="Johannes Breytenbach" w:date="2017-01-07T11:46:00Z"/>
          <w:rFonts w:ascii="Times New Roman" w:hAnsi="Times New Roman" w:cs="Times New Roman"/>
          <w:sz w:val="20"/>
          <w:szCs w:val="20"/>
        </w:rPr>
        <w:pPrChange w:id="1697" w:author="Johannes Breytenbach" w:date="2017-01-07T11:46:00Z">
          <w:pPr>
            <w:pStyle w:val="PlainText"/>
          </w:pPr>
        </w:pPrChange>
      </w:pPr>
      <w:ins w:id="1698" w:author="Johannes Breytenbach" w:date="2017-01-09T06:27:00Z">
        <w:r>
          <w:rPr>
            <w:rFonts w:ascii="Times New Roman" w:hAnsi="Times New Roman" w:cs="Times New Roman"/>
            <w:sz w:val="20"/>
            <w:szCs w:val="20"/>
          </w:rPr>
          <w:t>OZcoin Redemption contract</w:t>
        </w:r>
      </w:ins>
    </w:p>
    <w:p w14:paraId="0022918F" w14:textId="77777777" w:rsidR="00D15E22" w:rsidRDefault="00D15E22" w:rsidP="0007411D">
      <w:pPr>
        <w:pStyle w:val="PlainText"/>
        <w:rPr>
          <w:ins w:id="1699" w:author="Johannes Breytenbach" w:date="2017-01-07T11:46:00Z"/>
          <w:rFonts w:ascii="Times New Roman" w:hAnsi="Times New Roman" w:cs="Times New Roman"/>
          <w:sz w:val="20"/>
          <w:szCs w:val="20"/>
        </w:rPr>
      </w:pPr>
    </w:p>
    <w:p w14:paraId="4936D039" w14:textId="77777777" w:rsidR="00D15E22" w:rsidRPr="00D15E22" w:rsidRDefault="00D15E22">
      <w:pPr>
        <w:pStyle w:val="Heading2"/>
        <w:rPr>
          <w:ins w:id="1700" w:author="Johannes Breytenbach" w:date="2017-01-07T11:51:00Z"/>
          <w:rPrChange w:id="1701" w:author="Johannes Breytenbach" w:date="2017-01-07T11:52:00Z">
            <w:rPr>
              <w:ins w:id="1702" w:author="Johannes Breytenbach" w:date="2017-01-07T11:51:00Z"/>
              <w:rFonts w:ascii="Times New Roman" w:hAnsi="Times New Roman" w:cs="Times New Roman"/>
              <w:sz w:val="20"/>
              <w:szCs w:val="20"/>
            </w:rPr>
          </w:rPrChange>
        </w:rPr>
        <w:pPrChange w:id="1703" w:author="Johannes Breytenbach" w:date="2017-01-07T12:10:00Z">
          <w:pPr>
            <w:pStyle w:val="PlainText"/>
          </w:pPr>
        </w:pPrChange>
      </w:pPr>
      <w:bookmarkStart w:id="1704" w:name="_Toc474766677"/>
      <w:ins w:id="1705" w:author="Johannes Breytenbach" w:date="2017-01-07T11:52:00Z">
        <w:r w:rsidRPr="00D15E22">
          <w:rPr>
            <w:rPrChange w:id="1706" w:author="Johannes Breytenbach" w:date="2017-01-07T11:52:00Z">
              <w:rPr>
                <w:rFonts w:ascii="Times New Roman" w:hAnsi="Times New Roman" w:cs="Times New Roman"/>
                <w:sz w:val="20"/>
                <w:szCs w:val="20"/>
              </w:rPr>
            </w:rPrChange>
          </w:rPr>
          <w:t xml:space="preserve">1. </w:t>
        </w:r>
      </w:ins>
      <w:ins w:id="1707" w:author="Johannes Breytenbach" w:date="2017-01-07T11:51:00Z">
        <w:r w:rsidRPr="00D15E22">
          <w:rPr>
            <w:rPrChange w:id="1708" w:author="Johannes Breytenbach" w:date="2017-01-07T11:52:00Z">
              <w:rPr>
                <w:rFonts w:ascii="Times New Roman" w:hAnsi="Times New Roman" w:cs="Times New Roman"/>
                <w:sz w:val="20"/>
                <w:szCs w:val="20"/>
              </w:rPr>
            </w:rPrChange>
          </w:rPr>
          <w:t>Customer Registration Contract</w:t>
        </w:r>
        <w:bookmarkEnd w:id="1704"/>
      </w:ins>
    </w:p>
    <w:p w14:paraId="56DEFA2B" w14:textId="77777777" w:rsidR="004157DC" w:rsidRDefault="004157DC" w:rsidP="0007411D">
      <w:pPr>
        <w:pStyle w:val="PlainText"/>
        <w:rPr>
          <w:ins w:id="1709" w:author="Johannes Breytenbach" w:date="2017-01-09T06:40:00Z"/>
          <w:rFonts w:ascii="Times New Roman" w:hAnsi="Times New Roman" w:cs="Times New Roman"/>
          <w:sz w:val="20"/>
          <w:szCs w:val="20"/>
        </w:rPr>
      </w:pPr>
      <w:ins w:id="1710" w:author="Johannes Breytenbach" w:date="2017-01-09T06:28:00Z">
        <w:r>
          <w:rPr>
            <w:rFonts w:ascii="Times New Roman" w:hAnsi="Times New Roman" w:cs="Times New Roman"/>
            <w:sz w:val="20"/>
            <w:szCs w:val="20"/>
          </w:rPr>
          <w:t xml:space="preserve">“Registering” to purchase an OZcoin is optional. This </w:t>
        </w:r>
      </w:ins>
      <w:ins w:id="1711" w:author="TerryA" w:date="2017-01-11T10:05:00Z">
        <w:r w:rsidR="005B37D8">
          <w:rPr>
            <w:rFonts w:ascii="Times New Roman" w:hAnsi="Times New Roman" w:cs="Times New Roman"/>
            <w:sz w:val="20"/>
            <w:szCs w:val="20"/>
          </w:rPr>
          <w:t>is</w:t>
        </w:r>
      </w:ins>
      <w:ins w:id="1712" w:author="Johannes Breytenbach" w:date="2017-01-09T06:28:00Z">
        <w:del w:id="1713" w:author="TerryA" w:date="2017-01-11T10:05:00Z">
          <w:r w:rsidDel="005B37D8">
            <w:rPr>
              <w:rFonts w:ascii="Times New Roman" w:hAnsi="Times New Roman" w:cs="Times New Roman"/>
              <w:sz w:val="20"/>
              <w:szCs w:val="20"/>
            </w:rPr>
            <w:delText>I</w:delText>
          </w:r>
        </w:del>
        <w:r>
          <w:rPr>
            <w:rFonts w:ascii="Times New Roman" w:hAnsi="Times New Roman" w:cs="Times New Roman"/>
            <w:sz w:val="20"/>
            <w:szCs w:val="20"/>
          </w:rPr>
          <w:t xml:space="preserve"> simply a mechanism through which OZcoin owners can receive newsletters and other information and communication regarding OZcoin. All customer information will be kept on </w:t>
        </w:r>
      </w:ins>
      <w:ins w:id="1714" w:author="Johannes Breytenbach" w:date="2017-01-09T06:29:00Z">
        <w:r>
          <w:rPr>
            <w:rFonts w:ascii="Times New Roman" w:hAnsi="Times New Roman" w:cs="Times New Roman"/>
            <w:sz w:val="20"/>
            <w:szCs w:val="20"/>
          </w:rPr>
          <w:t>the IPFS.</w:t>
        </w:r>
      </w:ins>
    </w:p>
    <w:p w14:paraId="43301538" w14:textId="77777777" w:rsidR="00A84341" w:rsidRDefault="00A84341" w:rsidP="0007411D">
      <w:pPr>
        <w:pStyle w:val="PlainText"/>
        <w:rPr>
          <w:ins w:id="1715" w:author="Johannes Breytenbach" w:date="2017-01-07T11:51:00Z"/>
          <w:rFonts w:ascii="Times New Roman" w:hAnsi="Times New Roman" w:cs="Times New Roman"/>
          <w:sz w:val="20"/>
          <w:szCs w:val="20"/>
        </w:rPr>
      </w:pPr>
    </w:p>
    <w:p w14:paraId="26AAD7C4" w14:textId="77777777" w:rsidR="00D15E22" w:rsidRPr="00D15E22" w:rsidRDefault="00D15E22">
      <w:pPr>
        <w:pStyle w:val="Heading2"/>
        <w:rPr>
          <w:ins w:id="1716" w:author="Johannes Breytenbach" w:date="2017-01-07T11:51:00Z"/>
          <w:rPrChange w:id="1717" w:author="Johannes Breytenbach" w:date="2017-01-07T11:52:00Z">
            <w:rPr>
              <w:ins w:id="1718" w:author="Johannes Breytenbach" w:date="2017-01-07T11:51:00Z"/>
              <w:rFonts w:ascii="Times New Roman" w:hAnsi="Times New Roman" w:cs="Times New Roman"/>
              <w:sz w:val="20"/>
              <w:szCs w:val="20"/>
            </w:rPr>
          </w:rPrChange>
        </w:rPr>
        <w:pPrChange w:id="1719" w:author="Johannes Breytenbach" w:date="2017-01-07T12:10:00Z">
          <w:pPr>
            <w:pStyle w:val="PlainText"/>
          </w:pPr>
        </w:pPrChange>
      </w:pPr>
      <w:bookmarkStart w:id="1720" w:name="_Toc474766678"/>
      <w:ins w:id="1721" w:author="Johannes Breytenbach" w:date="2017-01-07T11:52:00Z">
        <w:r w:rsidRPr="00D15E22">
          <w:rPr>
            <w:rPrChange w:id="1722" w:author="Johannes Breytenbach" w:date="2017-01-07T11:52:00Z">
              <w:rPr>
                <w:rFonts w:ascii="Times New Roman" w:hAnsi="Times New Roman" w:cs="Times New Roman"/>
                <w:sz w:val="20"/>
                <w:szCs w:val="20"/>
              </w:rPr>
            </w:rPrChange>
          </w:rPr>
          <w:lastRenderedPageBreak/>
          <w:t xml:space="preserve">2. </w:t>
        </w:r>
      </w:ins>
      <w:ins w:id="1723" w:author="Johannes Breytenbach" w:date="2017-01-10T17:28:00Z">
        <w:r w:rsidR="00F30C01">
          <w:t>OZcoin</w:t>
        </w:r>
      </w:ins>
      <w:ins w:id="1724" w:author="Johannes Breytenbach" w:date="2017-01-07T11:51:00Z">
        <w:r w:rsidRPr="00D15E22">
          <w:rPr>
            <w:rPrChange w:id="1725" w:author="Johannes Breytenbach" w:date="2017-01-07T11:52:00Z">
              <w:rPr>
                <w:rFonts w:ascii="Times New Roman" w:hAnsi="Times New Roman" w:cs="Times New Roman"/>
                <w:sz w:val="20"/>
                <w:szCs w:val="20"/>
              </w:rPr>
            </w:rPrChange>
          </w:rPr>
          <w:t xml:space="preserve"> Contract</w:t>
        </w:r>
        <w:bookmarkEnd w:id="1720"/>
      </w:ins>
    </w:p>
    <w:p w14:paraId="03244C8E" w14:textId="77777777" w:rsidR="00C32EDC" w:rsidRDefault="00C32EDC">
      <w:pPr>
        <w:pStyle w:val="PlainText"/>
        <w:spacing w:line="360" w:lineRule="auto"/>
        <w:rPr>
          <w:ins w:id="1726" w:author="Johannes Breytenbach" w:date="2017-01-07T11:32:00Z"/>
          <w:rFonts w:ascii="Times New Roman" w:hAnsi="Times New Roman" w:cs="Times New Roman"/>
          <w:sz w:val="20"/>
          <w:szCs w:val="20"/>
        </w:rPr>
        <w:pPrChange w:id="1727" w:author="Johannes Breytenbach" w:date="2017-01-07T11:52:00Z">
          <w:pPr>
            <w:pStyle w:val="PlainText"/>
          </w:pPr>
        </w:pPrChange>
      </w:pPr>
      <w:ins w:id="1728" w:author="Johannes Breytenbach" w:date="2017-01-07T11:31:00Z">
        <w:r>
          <w:rPr>
            <w:rFonts w:ascii="Times New Roman" w:hAnsi="Times New Roman" w:cs="Times New Roman"/>
            <w:sz w:val="20"/>
            <w:szCs w:val="20"/>
          </w:rPr>
          <w:t xml:space="preserve">The </w:t>
        </w:r>
      </w:ins>
      <w:ins w:id="1729" w:author="Johannes Breytenbach" w:date="2017-01-10T17:28:00Z">
        <w:r w:rsidR="00F30C01">
          <w:rPr>
            <w:rFonts w:ascii="Times New Roman" w:hAnsi="Times New Roman" w:cs="Times New Roman"/>
            <w:sz w:val="20"/>
            <w:szCs w:val="20"/>
          </w:rPr>
          <w:t>OZcoin</w:t>
        </w:r>
      </w:ins>
      <w:ins w:id="1730" w:author="Johannes Breytenbach" w:date="2017-01-07T11:31:00Z">
        <w:r w:rsidR="00D15E22">
          <w:rPr>
            <w:rFonts w:ascii="Times New Roman" w:hAnsi="Times New Roman" w:cs="Times New Roman"/>
            <w:sz w:val="20"/>
            <w:szCs w:val="20"/>
          </w:rPr>
          <w:t xml:space="preserve"> C</w:t>
        </w:r>
        <w:r>
          <w:rPr>
            <w:rFonts w:ascii="Times New Roman" w:hAnsi="Times New Roman" w:cs="Times New Roman"/>
            <w:sz w:val="20"/>
            <w:szCs w:val="20"/>
          </w:rPr>
          <w:t>ontract must include the following func</w:t>
        </w:r>
      </w:ins>
      <w:ins w:id="1731" w:author="Johannes Breytenbach" w:date="2017-01-07T11:32:00Z">
        <w:r>
          <w:rPr>
            <w:rFonts w:ascii="Times New Roman" w:hAnsi="Times New Roman" w:cs="Times New Roman"/>
            <w:sz w:val="20"/>
            <w:szCs w:val="20"/>
          </w:rPr>
          <w:t>tions:</w:t>
        </w:r>
      </w:ins>
    </w:p>
    <w:p w14:paraId="2299889A" w14:textId="77777777" w:rsidR="00C32EDC" w:rsidRDefault="004923C8">
      <w:pPr>
        <w:pStyle w:val="PlainText"/>
        <w:numPr>
          <w:ilvl w:val="0"/>
          <w:numId w:val="13"/>
        </w:numPr>
        <w:spacing w:line="276" w:lineRule="auto"/>
        <w:rPr>
          <w:ins w:id="1732" w:author="Johannes Breytenbach" w:date="2017-01-07T11:33:00Z"/>
          <w:rFonts w:ascii="Times New Roman" w:hAnsi="Times New Roman" w:cs="Times New Roman"/>
          <w:sz w:val="20"/>
          <w:szCs w:val="20"/>
        </w:rPr>
        <w:pPrChange w:id="1733" w:author="Johannes Breytenbach" w:date="2017-01-07T11:52:00Z">
          <w:pPr>
            <w:pStyle w:val="PlainText"/>
          </w:pPr>
        </w:pPrChange>
      </w:pPr>
      <w:ins w:id="1734" w:author="Johannes Breytenbach" w:date="2017-01-07T11:32:00Z">
        <w:r>
          <w:rPr>
            <w:rFonts w:ascii="Times New Roman" w:hAnsi="Times New Roman" w:cs="Times New Roman"/>
            <w:sz w:val="20"/>
            <w:szCs w:val="20"/>
          </w:rPr>
          <w:t xml:space="preserve">Set the Contract owner as </w:t>
        </w:r>
      </w:ins>
      <w:ins w:id="1735" w:author="Johannes Breytenbach" w:date="2017-01-10T13:25:00Z">
        <w:r w:rsidR="00814A18">
          <w:rPr>
            <w:rFonts w:ascii="Times New Roman" w:hAnsi="Times New Roman" w:cs="Times New Roman"/>
            <w:sz w:val="20"/>
            <w:szCs w:val="20"/>
          </w:rPr>
          <w:t>OZcoin, Inc.</w:t>
        </w:r>
      </w:ins>
    </w:p>
    <w:p w14:paraId="771A4B72" w14:textId="77777777" w:rsidR="004923C8" w:rsidRDefault="004923C8">
      <w:pPr>
        <w:pStyle w:val="PlainText"/>
        <w:numPr>
          <w:ilvl w:val="0"/>
          <w:numId w:val="13"/>
        </w:numPr>
        <w:spacing w:line="276" w:lineRule="auto"/>
        <w:rPr>
          <w:ins w:id="1736" w:author="Johannes Breytenbach" w:date="2017-01-07T11:34:00Z"/>
          <w:rFonts w:ascii="Times New Roman" w:hAnsi="Times New Roman" w:cs="Times New Roman"/>
          <w:sz w:val="20"/>
          <w:szCs w:val="20"/>
        </w:rPr>
        <w:pPrChange w:id="1737" w:author="Johannes Breytenbach" w:date="2017-01-07T11:52:00Z">
          <w:pPr>
            <w:pStyle w:val="PlainText"/>
          </w:pPr>
        </w:pPrChange>
      </w:pPr>
      <w:ins w:id="1738" w:author="Johannes Breytenbach" w:date="2017-01-07T11:33:00Z">
        <w:r>
          <w:rPr>
            <w:rFonts w:ascii="Times New Roman" w:hAnsi="Times New Roman" w:cs="Times New Roman"/>
            <w:sz w:val="20"/>
            <w:szCs w:val="20"/>
          </w:rPr>
          <w:t xml:space="preserve">Set </w:t>
        </w:r>
      </w:ins>
      <w:ins w:id="1739" w:author="Johannes Breytenbach" w:date="2017-01-10T13:25:00Z">
        <w:r w:rsidR="00814A18">
          <w:rPr>
            <w:rFonts w:ascii="Times New Roman" w:hAnsi="Times New Roman" w:cs="Times New Roman"/>
            <w:sz w:val="20"/>
            <w:szCs w:val="20"/>
          </w:rPr>
          <w:t>OZcoin, Inc.</w:t>
        </w:r>
      </w:ins>
      <w:ins w:id="1740" w:author="Johannes Breytenbach" w:date="2017-01-07T11:33:00Z">
        <w:r>
          <w:rPr>
            <w:rFonts w:ascii="Times New Roman" w:hAnsi="Times New Roman" w:cs="Times New Roman"/>
            <w:sz w:val="20"/>
            <w:szCs w:val="20"/>
          </w:rPr>
          <w:t xml:space="preserve"> and ONLY </w:t>
        </w:r>
      </w:ins>
      <w:ins w:id="1741" w:author="Johannes Breytenbach" w:date="2017-01-10T13:25:00Z">
        <w:r w:rsidR="00814A18">
          <w:rPr>
            <w:rFonts w:ascii="Times New Roman" w:hAnsi="Times New Roman" w:cs="Times New Roman"/>
            <w:sz w:val="20"/>
            <w:szCs w:val="20"/>
          </w:rPr>
          <w:t>OZcoin, Inc.</w:t>
        </w:r>
      </w:ins>
      <w:ins w:id="1742" w:author="Johannes Breytenbach" w:date="2017-01-07T11:33:00Z">
        <w:r>
          <w:rPr>
            <w:rFonts w:ascii="Times New Roman" w:hAnsi="Times New Roman" w:cs="Times New Roman"/>
            <w:sz w:val="20"/>
            <w:szCs w:val="20"/>
          </w:rPr>
          <w:t xml:space="preserve"> as a Central Contract Administrator.</w:t>
        </w:r>
      </w:ins>
    </w:p>
    <w:p w14:paraId="4A4BB026" w14:textId="77777777" w:rsidR="004923C8" w:rsidRDefault="004923C8">
      <w:pPr>
        <w:pStyle w:val="PlainText"/>
        <w:numPr>
          <w:ilvl w:val="0"/>
          <w:numId w:val="13"/>
        </w:numPr>
        <w:spacing w:line="276" w:lineRule="auto"/>
        <w:rPr>
          <w:ins w:id="1743" w:author="Johannes Breytenbach" w:date="2017-01-07T11:35:00Z"/>
          <w:rFonts w:ascii="Times New Roman" w:hAnsi="Times New Roman" w:cs="Times New Roman"/>
          <w:sz w:val="20"/>
          <w:szCs w:val="20"/>
        </w:rPr>
        <w:pPrChange w:id="1744" w:author="Johannes Breytenbach" w:date="2017-01-07T11:52:00Z">
          <w:pPr>
            <w:pStyle w:val="PlainText"/>
          </w:pPr>
        </w:pPrChange>
      </w:pPr>
      <w:ins w:id="1745" w:author="Johannes Breytenbach" w:date="2017-01-07T11:35:00Z">
        <w:r>
          <w:rPr>
            <w:rFonts w:ascii="Times New Roman" w:hAnsi="Times New Roman" w:cs="Times New Roman"/>
            <w:sz w:val="20"/>
            <w:szCs w:val="20"/>
          </w:rPr>
          <w:t>Set the initial balance as zero</w:t>
        </w:r>
      </w:ins>
    </w:p>
    <w:p w14:paraId="54B190D9" w14:textId="77777777" w:rsidR="004923C8" w:rsidRDefault="004923C8">
      <w:pPr>
        <w:pStyle w:val="PlainText"/>
        <w:numPr>
          <w:ilvl w:val="0"/>
          <w:numId w:val="13"/>
        </w:numPr>
        <w:spacing w:line="276" w:lineRule="auto"/>
        <w:rPr>
          <w:ins w:id="1746" w:author="Johannes Breytenbach" w:date="2017-01-07T11:36:00Z"/>
          <w:rFonts w:ascii="Times New Roman" w:hAnsi="Times New Roman" w:cs="Times New Roman"/>
          <w:sz w:val="20"/>
          <w:szCs w:val="20"/>
        </w:rPr>
        <w:pPrChange w:id="1747" w:author="Johannes Breytenbach" w:date="2017-01-07T11:52:00Z">
          <w:pPr>
            <w:pStyle w:val="PlainText"/>
          </w:pPr>
        </w:pPrChange>
      </w:pPr>
      <w:ins w:id="1748" w:author="Johannes Breytenbach" w:date="2017-01-07T11:36:00Z">
        <w:r>
          <w:rPr>
            <w:rFonts w:ascii="Times New Roman" w:hAnsi="Times New Roman" w:cs="Times New Roman"/>
            <w:sz w:val="20"/>
            <w:szCs w:val="20"/>
          </w:rPr>
          <w:t>Have a conditional Transfer function. Set with a modifier.</w:t>
        </w:r>
      </w:ins>
    </w:p>
    <w:p w14:paraId="3B0EB604" w14:textId="77777777" w:rsidR="004923C8" w:rsidRDefault="004923C8">
      <w:pPr>
        <w:pStyle w:val="PlainText"/>
        <w:numPr>
          <w:ilvl w:val="0"/>
          <w:numId w:val="13"/>
        </w:numPr>
        <w:spacing w:line="276" w:lineRule="auto"/>
        <w:rPr>
          <w:ins w:id="1749" w:author="Johannes Breytenbach" w:date="2017-01-07T11:37:00Z"/>
          <w:rFonts w:ascii="Times New Roman" w:hAnsi="Times New Roman" w:cs="Times New Roman"/>
          <w:sz w:val="20"/>
          <w:szCs w:val="20"/>
        </w:rPr>
        <w:pPrChange w:id="1750" w:author="Johannes Breytenbach" w:date="2017-01-07T11:52:00Z">
          <w:pPr>
            <w:pStyle w:val="PlainText"/>
          </w:pPr>
        </w:pPrChange>
      </w:pPr>
      <w:ins w:id="1751" w:author="Johannes Breytenbach" w:date="2017-01-07T11:37:00Z">
        <w:r>
          <w:rPr>
            <w:rFonts w:ascii="Times New Roman" w:hAnsi="Times New Roman" w:cs="Times New Roman"/>
            <w:sz w:val="20"/>
            <w:szCs w:val="20"/>
          </w:rPr>
          <w:t>Enable minting of additional Tokens by the Contract Owner and the Owner only</w:t>
        </w:r>
      </w:ins>
      <w:ins w:id="1752" w:author="Johannes Breytenbach" w:date="2017-01-07T11:40:00Z">
        <w:r>
          <w:rPr>
            <w:rFonts w:ascii="Times New Roman" w:hAnsi="Times New Roman" w:cs="Times New Roman"/>
            <w:sz w:val="20"/>
            <w:szCs w:val="20"/>
          </w:rPr>
          <w:t xml:space="preserve"> through a Central Mint</w:t>
        </w:r>
      </w:ins>
      <w:ins w:id="1753" w:author="Johannes Breytenbach" w:date="2017-01-07T11:37:00Z">
        <w:r>
          <w:rPr>
            <w:rFonts w:ascii="Times New Roman" w:hAnsi="Times New Roman" w:cs="Times New Roman"/>
            <w:sz w:val="20"/>
            <w:szCs w:val="20"/>
          </w:rPr>
          <w:t>.</w:t>
        </w:r>
      </w:ins>
    </w:p>
    <w:p w14:paraId="3E69817C" w14:textId="4933B207" w:rsidR="004923C8" w:rsidRDefault="004923C8">
      <w:pPr>
        <w:pStyle w:val="PlainText"/>
        <w:numPr>
          <w:ilvl w:val="0"/>
          <w:numId w:val="13"/>
        </w:numPr>
        <w:spacing w:line="276" w:lineRule="auto"/>
        <w:rPr>
          <w:ins w:id="1754" w:author="Johannes Breytenbach" w:date="2017-01-07T11:37:00Z"/>
          <w:rFonts w:ascii="Times New Roman" w:hAnsi="Times New Roman" w:cs="Times New Roman"/>
          <w:sz w:val="20"/>
          <w:szCs w:val="20"/>
        </w:rPr>
        <w:pPrChange w:id="1755" w:author="Johannes Breytenbach" w:date="2017-01-07T11:52:00Z">
          <w:pPr>
            <w:pStyle w:val="PlainText"/>
          </w:pPr>
        </w:pPrChange>
      </w:pPr>
      <w:ins w:id="1756" w:author="Johannes Breytenbach" w:date="2017-01-07T11:37:00Z">
        <w:r>
          <w:rPr>
            <w:rFonts w:ascii="Times New Roman" w:hAnsi="Times New Roman" w:cs="Times New Roman"/>
            <w:sz w:val="20"/>
            <w:szCs w:val="20"/>
          </w:rPr>
          <w:t xml:space="preserve">Enable minting to </w:t>
        </w:r>
      </w:ins>
      <w:ins w:id="1757" w:author="Johannes Breytenbach" w:date="2017-02-13T12:19:00Z">
        <w:r w:rsidR="00E336B1">
          <w:rPr>
            <w:rFonts w:ascii="Times New Roman" w:hAnsi="Times New Roman" w:cs="Times New Roman"/>
            <w:sz w:val="20"/>
            <w:szCs w:val="20"/>
          </w:rPr>
          <w:t>the OZcoin account only</w:t>
        </w:r>
      </w:ins>
      <w:ins w:id="1758" w:author="Johannes Breytenbach" w:date="2017-01-07T11:37:00Z">
        <w:r>
          <w:rPr>
            <w:rFonts w:ascii="Times New Roman" w:hAnsi="Times New Roman" w:cs="Times New Roman"/>
            <w:sz w:val="20"/>
            <w:szCs w:val="20"/>
          </w:rPr>
          <w:t>.</w:t>
        </w:r>
      </w:ins>
    </w:p>
    <w:p w14:paraId="70993734" w14:textId="7F5ED46C" w:rsidR="004923C8" w:rsidRDefault="004923C8">
      <w:pPr>
        <w:pStyle w:val="PlainText"/>
        <w:numPr>
          <w:ilvl w:val="0"/>
          <w:numId w:val="13"/>
        </w:numPr>
        <w:spacing w:line="276" w:lineRule="auto"/>
        <w:rPr>
          <w:ins w:id="1759" w:author="Johannes Breytenbach" w:date="2017-02-13T16:26:00Z"/>
          <w:rFonts w:ascii="Times New Roman" w:hAnsi="Times New Roman" w:cs="Times New Roman"/>
          <w:sz w:val="20"/>
          <w:szCs w:val="20"/>
        </w:rPr>
        <w:pPrChange w:id="1760" w:author="Johannes Breytenbach" w:date="2017-01-07T11:52:00Z">
          <w:pPr>
            <w:pStyle w:val="PlainText"/>
          </w:pPr>
        </w:pPrChange>
      </w:pPr>
      <w:ins w:id="1761" w:author="Johannes Breytenbach" w:date="2017-01-07T11:38:00Z">
        <w:r>
          <w:rPr>
            <w:rFonts w:ascii="Times New Roman" w:hAnsi="Times New Roman" w:cs="Times New Roman"/>
            <w:sz w:val="20"/>
            <w:szCs w:val="20"/>
          </w:rPr>
          <w:t>Enable the contract owner</w:t>
        </w:r>
      </w:ins>
      <w:ins w:id="1762" w:author="Johannes Breytenbach" w:date="2017-02-13T12:20:00Z">
        <w:r w:rsidR="00E336B1">
          <w:rPr>
            <w:rFonts w:ascii="Times New Roman" w:hAnsi="Times New Roman" w:cs="Times New Roman"/>
            <w:sz w:val="20"/>
            <w:szCs w:val="20"/>
          </w:rPr>
          <w:t xml:space="preserve"> with authorization of the Auditor account</w:t>
        </w:r>
      </w:ins>
      <w:ins w:id="1763" w:author="Johannes Breytenbach" w:date="2017-01-07T11:38:00Z">
        <w:r>
          <w:rPr>
            <w:rFonts w:ascii="Times New Roman" w:hAnsi="Times New Roman" w:cs="Times New Roman"/>
            <w:sz w:val="20"/>
            <w:szCs w:val="20"/>
          </w:rPr>
          <w:t xml:space="preserve"> to freeze</w:t>
        </w:r>
      </w:ins>
      <w:ins w:id="1764" w:author="Johannes Breytenbach" w:date="2017-01-07T11:39:00Z">
        <w:r>
          <w:rPr>
            <w:rFonts w:ascii="Times New Roman" w:hAnsi="Times New Roman" w:cs="Times New Roman"/>
            <w:sz w:val="20"/>
            <w:szCs w:val="20"/>
          </w:rPr>
          <w:t>/unfreeze</w:t>
        </w:r>
      </w:ins>
      <w:ins w:id="1765" w:author="Johannes Breytenbach" w:date="2017-01-07T11:38:00Z">
        <w:r>
          <w:rPr>
            <w:rFonts w:ascii="Times New Roman" w:hAnsi="Times New Roman" w:cs="Times New Roman"/>
            <w:sz w:val="20"/>
            <w:szCs w:val="20"/>
          </w:rPr>
          <w:t xml:space="preserve"> specified accounts</w:t>
        </w:r>
      </w:ins>
      <w:ins w:id="1766" w:author="Johannes Breytenbach" w:date="2017-01-07T11:39:00Z">
        <w:r>
          <w:rPr>
            <w:rFonts w:ascii="Times New Roman" w:hAnsi="Times New Roman" w:cs="Times New Roman"/>
            <w:sz w:val="20"/>
            <w:szCs w:val="20"/>
          </w:rPr>
          <w:t>.</w:t>
        </w:r>
      </w:ins>
    </w:p>
    <w:p w14:paraId="74082725" w14:textId="364966DE" w:rsidR="000A278A" w:rsidRDefault="000A278A">
      <w:pPr>
        <w:pStyle w:val="PlainText"/>
        <w:numPr>
          <w:ilvl w:val="0"/>
          <w:numId w:val="13"/>
        </w:numPr>
        <w:spacing w:line="276" w:lineRule="auto"/>
        <w:rPr>
          <w:ins w:id="1767" w:author="Johannes Breytenbach" w:date="2017-02-13T12:20:00Z"/>
          <w:rFonts w:ascii="Times New Roman" w:hAnsi="Times New Roman" w:cs="Times New Roman"/>
          <w:sz w:val="20"/>
          <w:szCs w:val="20"/>
        </w:rPr>
        <w:pPrChange w:id="1768" w:author="Johannes Breytenbach" w:date="2017-01-07T11:52:00Z">
          <w:pPr>
            <w:pStyle w:val="PlainText"/>
          </w:pPr>
        </w:pPrChange>
      </w:pPr>
      <w:ins w:id="1769" w:author="Johannes Breytenbach" w:date="2017-02-13T16:26:00Z">
        <w:r>
          <w:rPr>
            <w:rFonts w:ascii="Times New Roman" w:hAnsi="Times New Roman" w:cs="Times New Roman"/>
            <w:sz w:val="20"/>
            <w:szCs w:val="20"/>
          </w:rPr>
          <w:t>Enable an arbitration process.</w:t>
        </w:r>
      </w:ins>
    </w:p>
    <w:p w14:paraId="40E7B8D5" w14:textId="77777777" w:rsidR="004923C8" w:rsidRDefault="004923C8">
      <w:pPr>
        <w:pStyle w:val="PlainText"/>
        <w:numPr>
          <w:ilvl w:val="0"/>
          <w:numId w:val="13"/>
        </w:numPr>
        <w:spacing w:line="276" w:lineRule="auto"/>
        <w:rPr>
          <w:ins w:id="1770" w:author="Johannes Breytenbach" w:date="2017-01-07T11:41:00Z"/>
          <w:rFonts w:ascii="Times New Roman" w:hAnsi="Times New Roman" w:cs="Times New Roman"/>
          <w:sz w:val="20"/>
          <w:szCs w:val="20"/>
        </w:rPr>
        <w:pPrChange w:id="1771" w:author="Johannes Breytenbach" w:date="2017-01-07T11:52:00Z">
          <w:pPr>
            <w:pStyle w:val="PlainText"/>
          </w:pPr>
        </w:pPrChange>
      </w:pPr>
      <w:ins w:id="1772" w:author="Johannes Breytenbach" w:date="2017-01-07T11:40:00Z">
        <w:r>
          <w:rPr>
            <w:rFonts w:ascii="Times New Roman" w:hAnsi="Times New Roman" w:cs="Times New Roman"/>
            <w:sz w:val="20"/>
            <w:szCs w:val="20"/>
          </w:rPr>
          <w:t xml:space="preserve">Enable </w:t>
        </w:r>
      </w:ins>
      <w:ins w:id="1773" w:author="Johannes Breytenbach" w:date="2017-01-07T11:41:00Z">
        <w:r>
          <w:rPr>
            <w:rFonts w:ascii="Times New Roman" w:hAnsi="Times New Roman" w:cs="Times New Roman"/>
            <w:sz w:val="20"/>
            <w:szCs w:val="20"/>
          </w:rPr>
          <w:t>automatic selling and buying from accounts</w:t>
        </w:r>
      </w:ins>
      <w:ins w:id="1774" w:author="Johannes Breytenbach" w:date="2017-01-07T11:42:00Z">
        <w:r w:rsidR="00D15E22">
          <w:rPr>
            <w:rFonts w:ascii="Times New Roman" w:hAnsi="Times New Roman" w:cs="Times New Roman"/>
            <w:sz w:val="20"/>
            <w:szCs w:val="20"/>
          </w:rPr>
          <w:t xml:space="preserve"> by setting a price in E</w:t>
        </w:r>
        <w:r>
          <w:rPr>
            <w:rFonts w:ascii="Times New Roman" w:hAnsi="Times New Roman" w:cs="Times New Roman"/>
            <w:sz w:val="20"/>
            <w:szCs w:val="20"/>
          </w:rPr>
          <w:t>ther/USD</w:t>
        </w:r>
      </w:ins>
      <w:ins w:id="1775" w:author="Johannes Breytenbach" w:date="2017-01-07T11:41:00Z">
        <w:r>
          <w:rPr>
            <w:rFonts w:ascii="Times New Roman" w:hAnsi="Times New Roman" w:cs="Times New Roman"/>
            <w:sz w:val="20"/>
            <w:szCs w:val="20"/>
          </w:rPr>
          <w:t>.</w:t>
        </w:r>
      </w:ins>
    </w:p>
    <w:p w14:paraId="14AA8F6F" w14:textId="5E50E5B3" w:rsidR="004923C8" w:rsidRDefault="00D15E22">
      <w:pPr>
        <w:pStyle w:val="PlainText"/>
        <w:numPr>
          <w:ilvl w:val="0"/>
          <w:numId w:val="13"/>
        </w:numPr>
        <w:spacing w:line="276" w:lineRule="auto"/>
        <w:rPr>
          <w:ins w:id="1776" w:author="Johannes Breytenbach" w:date="2017-02-13T16:27:00Z"/>
          <w:rFonts w:ascii="Times New Roman" w:hAnsi="Times New Roman" w:cs="Times New Roman"/>
          <w:sz w:val="20"/>
          <w:szCs w:val="20"/>
        </w:rPr>
        <w:pPrChange w:id="1777" w:author="Johannes Breytenbach" w:date="2017-01-07T11:52:00Z">
          <w:pPr>
            <w:pStyle w:val="PlainText"/>
          </w:pPr>
        </w:pPrChange>
      </w:pPr>
      <w:ins w:id="1778" w:author="Johannes Breytenbach" w:date="2017-01-07T11:42:00Z">
        <w:r>
          <w:rPr>
            <w:rFonts w:ascii="Times New Roman" w:hAnsi="Times New Roman" w:cs="Times New Roman"/>
            <w:sz w:val="20"/>
            <w:szCs w:val="20"/>
          </w:rPr>
          <w:t>Charge a % transaction fee</w:t>
        </w:r>
      </w:ins>
      <w:ins w:id="1779" w:author="Johannes Breytenbach" w:date="2017-02-13T12:20:00Z">
        <w:r w:rsidR="00E336B1">
          <w:rPr>
            <w:rFonts w:ascii="Times New Roman" w:hAnsi="Times New Roman" w:cs="Times New Roman"/>
            <w:sz w:val="20"/>
            <w:szCs w:val="20"/>
          </w:rPr>
          <w:t xml:space="preserve"> in uOZC</w:t>
        </w:r>
      </w:ins>
      <w:ins w:id="1780" w:author="Johannes Breytenbach" w:date="2017-01-07T11:42:00Z">
        <w:r>
          <w:rPr>
            <w:rFonts w:ascii="Times New Roman" w:hAnsi="Times New Roman" w:cs="Times New Roman"/>
            <w:sz w:val="20"/>
            <w:szCs w:val="20"/>
          </w:rPr>
          <w:t xml:space="preserve"> </w:t>
        </w:r>
      </w:ins>
      <w:ins w:id="1781" w:author="Johannes Breytenbach" w:date="2017-01-07T11:43:00Z">
        <w:r>
          <w:rPr>
            <w:rFonts w:ascii="Times New Roman" w:hAnsi="Times New Roman" w:cs="Times New Roman"/>
            <w:sz w:val="20"/>
            <w:szCs w:val="20"/>
          </w:rPr>
          <w:t>every time</w:t>
        </w:r>
      </w:ins>
      <w:ins w:id="1782" w:author="Johannes Breytenbach" w:date="2017-01-07T11:42:00Z">
        <w:r>
          <w:rPr>
            <w:rFonts w:ascii="Times New Roman" w:hAnsi="Times New Roman" w:cs="Times New Roman"/>
            <w:sz w:val="20"/>
            <w:szCs w:val="20"/>
          </w:rPr>
          <w:t xml:space="preserve"> a Token is transferred from one account to another.</w:t>
        </w:r>
      </w:ins>
      <w:ins w:id="1783" w:author="Johannes Breytenbach" w:date="2017-01-07T11:43:00Z">
        <w:r>
          <w:rPr>
            <w:rFonts w:ascii="Times New Roman" w:hAnsi="Times New Roman" w:cs="Times New Roman"/>
            <w:sz w:val="20"/>
            <w:szCs w:val="20"/>
          </w:rPr>
          <w:t xml:space="preserve"> This fee is to be paid into the contract account or an account that can be set by</w:t>
        </w:r>
      </w:ins>
      <w:ins w:id="1784" w:author="Johannes Breytenbach" w:date="2017-01-07T11:42:00Z">
        <w:r>
          <w:rPr>
            <w:rFonts w:ascii="Times New Roman" w:hAnsi="Times New Roman" w:cs="Times New Roman"/>
            <w:sz w:val="20"/>
            <w:szCs w:val="20"/>
          </w:rPr>
          <w:t xml:space="preserve"> </w:t>
        </w:r>
      </w:ins>
      <w:ins w:id="1785" w:author="Johannes Breytenbach" w:date="2017-01-07T11:44:00Z">
        <w:r>
          <w:rPr>
            <w:rFonts w:ascii="Times New Roman" w:hAnsi="Times New Roman" w:cs="Times New Roman"/>
            <w:sz w:val="20"/>
            <w:szCs w:val="20"/>
          </w:rPr>
          <w:t>the Central Administrator.</w:t>
        </w:r>
      </w:ins>
    </w:p>
    <w:p w14:paraId="7CEE7656" w14:textId="77777777" w:rsidR="000A278A" w:rsidRDefault="000A278A">
      <w:pPr>
        <w:pStyle w:val="PlainText"/>
        <w:spacing w:line="276" w:lineRule="auto"/>
        <w:rPr>
          <w:ins w:id="1786" w:author="Johannes Breytenbach" w:date="2017-02-13T16:27:00Z"/>
          <w:rFonts w:ascii="Times New Roman" w:hAnsi="Times New Roman" w:cs="Times New Roman"/>
          <w:sz w:val="20"/>
          <w:szCs w:val="20"/>
        </w:rPr>
        <w:pPrChange w:id="1787" w:author="Johannes Breytenbach" w:date="2017-02-13T16:27:00Z">
          <w:pPr>
            <w:pStyle w:val="PlainText"/>
          </w:pPr>
        </w:pPrChange>
      </w:pPr>
    </w:p>
    <w:p w14:paraId="6088F445" w14:textId="5F14EACF" w:rsidR="000A278A" w:rsidRPr="000A278A" w:rsidRDefault="000A278A">
      <w:pPr>
        <w:pStyle w:val="PlainText"/>
        <w:spacing w:line="276" w:lineRule="auto"/>
        <w:jc w:val="center"/>
        <w:rPr>
          <w:ins w:id="1788" w:author="Johannes Breytenbach" w:date="2017-02-13T16:28:00Z"/>
          <w:rFonts w:ascii="Times New Roman" w:hAnsi="Times New Roman" w:cs="Times New Roman"/>
          <w:b/>
          <w:sz w:val="20"/>
          <w:szCs w:val="20"/>
          <w:rPrChange w:id="1789" w:author="Johannes Breytenbach" w:date="2017-02-13T16:28:00Z">
            <w:rPr>
              <w:ins w:id="1790" w:author="Johannes Breytenbach" w:date="2017-02-13T16:28:00Z"/>
              <w:rFonts w:ascii="Times New Roman" w:hAnsi="Times New Roman" w:cs="Times New Roman"/>
              <w:sz w:val="20"/>
              <w:szCs w:val="20"/>
            </w:rPr>
          </w:rPrChange>
        </w:rPr>
        <w:pPrChange w:id="1791" w:author="Johannes Breytenbach" w:date="2017-02-13T16:28:00Z">
          <w:pPr>
            <w:pStyle w:val="PlainText"/>
          </w:pPr>
        </w:pPrChange>
      </w:pPr>
      <w:ins w:id="1792" w:author="Johannes Breytenbach" w:date="2017-02-13T16:27:00Z">
        <w:r w:rsidRPr="000A278A">
          <w:rPr>
            <w:rFonts w:ascii="Times New Roman" w:hAnsi="Times New Roman" w:cs="Times New Roman"/>
            <w:b/>
            <w:sz w:val="20"/>
            <w:szCs w:val="20"/>
            <w:rPrChange w:id="1793" w:author="Johannes Breytenbach" w:date="2017-02-13T16:28:00Z">
              <w:rPr>
                <w:rFonts w:ascii="Times New Roman" w:hAnsi="Times New Roman" w:cs="Times New Roman"/>
                <w:sz w:val="20"/>
                <w:szCs w:val="20"/>
              </w:rPr>
            </w:rPrChange>
          </w:rPr>
          <w:t>Flow-Chart 7 – Arbitration Process</w:t>
        </w:r>
      </w:ins>
    </w:p>
    <w:p w14:paraId="4080FFC2" w14:textId="77777777" w:rsidR="000A278A" w:rsidRDefault="000A278A">
      <w:pPr>
        <w:pStyle w:val="PlainText"/>
        <w:spacing w:line="276" w:lineRule="auto"/>
        <w:jc w:val="center"/>
        <w:rPr>
          <w:ins w:id="1794" w:author="Johannes Breytenbach" w:date="2017-01-07T11:44:00Z"/>
          <w:rFonts w:ascii="Times New Roman" w:hAnsi="Times New Roman" w:cs="Times New Roman"/>
          <w:sz w:val="20"/>
          <w:szCs w:val="20"/>
        </w:rPr>
        <w:pPrChange w:id="1795" w:author="Johannes Breytenbach" w:date="2017-02-13T16:28:00Z">
          <w:pPr>
            <w:pStyle w:val="PlainText"/>
          </w:pPr>
        </w:pPrChange>
      </w:pPr>
    </w:p>
    <w:p w14:paraId="6E4D56CF" w14:textId="5455FBAA" w:rsidR="00D15E22" w:rsidRDefault="000A278A">
      <w:pPr>
        <w:pStyle w:val="PlainText"/>
        <w:rPr>
          <w:ins w:id="1796" w:author="Johannes Breytenbach" w:date="2017-01-07T11:46:00Z"/>
          <w:rFonts w:ascii="Times New Roman" w:hAnsi="Times New Roman" w:cs="Times New Roman"/>
          <w:sz w:val="20"/>
          <w:szCs w:val="20"/>
        </w:rPr>
      </w:pPr>
      <w:ins w:id="1797" w:author="Johannes Breytenbach" w:date="2017-02-13T16:28:00Z">
        <w:r>
          <w:rPr>
            <w:rFonts w:ascii="Times New Roman" w:hAnsi="Times New Roman" w:cs="Times New Roman"/>
            <w:noProof/>
            <w:sz w:val="20"/>
            <w:szCs w:val="20"/>
          </w:rPr>
          <w:drawing>
            <wp:inline distT="0" distB="0" distL="0" distR="0" wp14:anchorId="01A498C8" wp14:editId="1F38E935">
              <wp:extent cx="5943600" cy="284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bitration Process - Page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ins>
    </w:p>
    <w:p w14:paraId="280839F6" w14:textId="77777777" w:rsidR="00D15E22" w:rsidRPr="0054420E" w:rsidRDefault="00D15E22">
      <w:pPr>
        <w:pStyle w:val="Heading2"/>
        <w:rPr>
          <w:ins w:id="1798" w:author="Johannes Breytenbach" w:date="2017-01-07T11:46:00Z"/>
          <w:rPrChange w:id="1799" w:author="Johannes Breytenbach" w:date="2017-01-07T11:53:00Z">
            <w:rPr>
              <w:ins w:id="1800" w:author="Johannes Breytenbach" w:date="2017-01-07T11:46:00Z"/>
              <w:rFonts w:ascii="Times New Roman" w:hAnsi="Times New Roman" w:cs="Times New Roman"/>
              <w:sz w:val="20"/>
              <w:szCs w:val="20"/>
            </w:rPr>
          </w:rPrChange>
        </w:rPr>
        <w:pPrChange w:id="1801" w:author="Johannes Breytenbach" w:date="2017-01-07T12:10:00Z">
          <w:pPr>
            <w:pStyle w:val="PlainText"/>
          </w:pPr>
        </w:pPrChange>
      </w:pPr>
      <w:bookmarkStart w:id="1802" w:name="_Toc474766679"/>
      <w:ins w:id="1803" w:author="Johannes Breytenbach" w:date="2017-01-07T11:52:00Z">
        <w:r w:rsidRPr="0054420E">
          <w:rPr>
            <w:rPrChange w:id="1804" w:author="Johannes Breytenbach" w:date="2017-01-07T11:53:00Z">
              <w:rPr>
                <w:rFonts w:ascii="Times New Roman" w:hAnsi="Times New Roman" w:cs="Times New Roman"/>
                <w:sz w:val="20"/>
                <w:szCs w:val="20"/>
              </w:rPr>
            </w:rPrChange>
          </w:rPr>
          <w:t xml:space="preserve">3. </w:t>
        </w:r>
      </w:ins>
      <w:ins w:id="1805" w:author="Johannes Breytenbach" w:date="2017-01-10T17:28:00Z">
        <w:r w:rsidR="00F30C01">
          <w:t>OZcoin</w:t>
        </w:r>
      </w:ins>
      <w:ins w:id="1806" w:author="Johannes Breytenbach" w:date="2017-01-07T11:47:00Z">
        <w:r w:rsidRPr="0054420E">
          <w:rPr>
            <w:rPrChange w:id="1807" w:author="Johannes Breytenbach" w:date="2017-01-07T11:53:00Z">
              <w:rPr>
                <w:rFonts w:ascii="Times New Roman" w:hAnsi="Times New Roman" w:cs="Times New Roman"/>
                <w:sz w:val="20"/>
                <w:szCs w:val="20"/>
              </w:rPr>
            </w:rPrChange>
          </w:rPr>
          <w:t xml:space="preserve"> </w:t>
        </w:r>
      </w:ins>
      <w:ins w:id="1808" w:author="Johannes Breytenbach" w:date="2017-01-07T11:46:00Z">
        <w:r w:rsidRPr="0054420E">
          <w:rPr>
            <w:rPrChange w:id="1809" w:author="Johannes Breytenbach" w:date="2017-01-07T11:53:00Z">
              <w:rPr>
                <w:rFonts w:ascii="Times New Roman" w:hAnsi="Times New Roman" w:cs="Times New Roman"/>
                <w:sz w:val="20"/>
                <w:szCs w:val="20"/>
              </w:rPr>
            </w:rPrChange>
          </w:rPr>
          <w:t>Transaction Contract</w:t>
        </w:r>
        <w:bookmarkEnd w:id="1802"/>
      </w:ins>
    </w:p>
    <w:p w14:paraId="5EA46875" w14:textId="77777777" w:rsidR="00D15E22" w:rsidRDefault="00D15E22">
      <w:pPr>
        <w:pStyle w:val="PlainText"/>
        <w:spacing w:line="276" w:lineRule="auto"/>
        <w:rPr>
          <w:ins w:id="1810" w:author="Johannes Breytenbach" w:date="2017-01-07T11:48:00Z"/>
          <w:rFonts w:ascii="Times New Roman" w:hAnsi="Times New Roman" w:cs="Times New Roman"/>
          <w:sz w:val="20"/>
          <w:szCs w:val="20"/>
        </w:rPr>
        <w:pPrChange w:id="1811" w:author="Johannes Breytenbach" w:date="2017-01-07T11:53:00Z">
          <w:pPr>
            <w:pStyle w:val="PlainText"/>
          </w:pPr>
        </w:pPrChange>
      </w:pPr>
      <w:ins w:id="1812" w:author="Johannes Breytenbach" w:date="2017-01-07T11:47:00Z">
        <w:r>
          <w:rPr>
            <w:rFonts w:ascii="Times New Roman" w:hAnsi="Times New Roman" w:cs="Times New Roman"/>
            <w:sz w:val="20"/>
            <w:szCs w:val="20"/>
          </w:rPr>
          <w:t>This contract needs to capture</w:t>
        </w:r>
      </w:ins>
      <w:ins w:id="1813" w:author="Johannes Breytenbach" w:date="2017-01-07T11:48:00Z">
        <w:r>
          <w:rPr>
            <w:rFonts w:ascii="Times New Roman" w:hAnsi="Times New Roman" w:cs="Times New Roman"/>
            <w:sz w:val="20"/>
            <w:szCs w:val="20"/>
          </w:rPr>
          <w:t xml:space="preserve"> and display</w:t>
        </w:r>
      </w:ins>
      <w:ins w:id="1814" w:author="Johannes Breytenbach" w:date="2017-01-07T11:47:00Z">
        <w:r>
          <w:rPr>
            <w:rFonts w:ascii="Times New Roman" w:hAnsi="Times New Roman" w:cs="Times New Roman"/>
            <w:sz w:val="20"/>
            <w:szCs w:val="20"/>
          </w:rPr>
          <w:t xml:space="preserve"> the following information, all an accoun</w:t>
        </w:r>
      </w:ins>
      <w:ins w:id="1815" w:author="Johannes Breytenbach" w:date="2017-01-07T11:48:00Z">
        <w:r>
          <w:rPr>
            <w:rFonts w:ascii="Times New Roman" w:hAnsi="Times New Roman" w:cs="Times New Roman"/>
            <w:sz w:val="20"/>
            <w:szCs w:val="20"/>
          </w:rPr>
          <w:t>ts:</w:t>
        </w:r>
      </w:ins>
    </w:p>
    <w:p w14:paraId="64484564" w14:textId="77777777" w:rsidR="00D15E22" w:rsidRDefault="0054420E">
      <w:pPr>
        <w:pStyle w:val="PlainText"/>
        <w:numPr>
          <w:ilvl w:val="0"/>
          <w:numId w:val="15"/>
        </w:numPr>
        <w:spacing w:line="276" w:lineRule="auto"/>
        <w:rPr>
          <w:ins w:id="1816" w:author="Johannes Breytenbach" w:date="2017-01-07T11:48:00Z"/>
          <w:rFonts w:ascii="Times New Roman" w:hAnsi="Times New Roman" w:cs="Times New Roman"/>
          <w:sz w:val="20"/>
          <w:szCs w:val="20"/>
        </w:rPr>
        <w:pPrChange w:id="1817" w:author="Johannes Breytenbach" w:date="2017-01-07T11:53:00Z">
          <w:pPr>
            <w:pStyle w:val="PlainText"/>
          </w:pPr>
        </w:pPrChange>
      </w:pPr>
      <w:ins w:id="1818" w:author="Johannes Breytenbach" w:date="2017-01-07T11:48:00Z">
        <w:r>
          <w:rPr>
            <w:rFonts w:ascii="Times New Roman" w:hAnsi="Times New Roman" w:cs="Times New Roman"/>
            <w:sz w:val="20"/>
            <w:szCs w:val="20"/>
          </w:rPr>
          <w:t>All the</w:t>
        </w:r>
        <w:r w:rsidR="00D15E22">
          <w:rPr>
            <w:rFonts w:ascii="Times New Roman" w:hAnsi="Times New Roman" w:cs="Times New Roman"/>
            <w:sz w:val="20"/>
            <w:szCs w:val="20"/>
          </w:rPr>
          <w:t xml:space="preserve"> accounts outgoing </w:t>
        </w:r>
      </w:ins>
      <w:ins w:id="1819" w:author="Johannes Breytenbach" w:date="2017-01-10T17:28:00Z">
        <w:r w:rsidR="00F30C01">
          <w:rPr>
            <w:rFonts w:ascii="Times New Roman" w:hAnsi="Times New Roman" w:cs="Times New Roman"/>
            <w:sz w:val="20"/>
            <w:szCs w:val="20"/>
          </w:rPr>
          <w:t>OZcoin</w:t>
        </w:r>
      </w:ins>
      <w:ins w:id="1820" w:author="Johannes Breytenbach" w:date="2017-01-07T11:48:00Z">
        <w:r w:rsidR="00D15E22">
          <w:rPr>
            <w:rFonts w:ascii="Times New Roman" w:hAnsi="Times New Roman" w:cs="Times New Roman"/>
            <w:sz w:val="20"/>
            <w:szCs w:val="20"/>
          </w:rPr>
          <w:t xml:space="preserve"> transactions </w:t>
        </w:r>
      </w:ins>
      <w:ins w:id="1821" w:author="Johannes Breytenbach" w:date="2017-01-07T11:49:00Z">
        <w:r w:rsidR="00D15E22">
          <w:rPr>
            <w:rFonts w:ascii="Times New Roman" w:hAnsi="Times New Roman" w:cs="Times New Roman"/>
            <w:sz w:val="20"/>
            <w:szCs w:val="20"/>
          </w:rPr>
          <w:t>–</w:t>
        </w:r>
      </w:ins>
      <w:ins w:id="1822" w:author="Johannes Breytenbach" w:date="2017-01-07T11:48:00Z">
        <w:r w:rsidR="00D15E22">
          <w:rPr>
            <w:rFonts w:ascii="Times New Roman" w:hAnsi="Times New Roman" w:cs="Times New Roman"/>
            <w:sz w:val="20"/>
            <w:szCs w:val="20"/>
          </w:rPr>
          <w:t xml:space="preserve"> </w:t>
        </w:r>
      </w:ins>
      <w:ins w:id="1823" w:author="Johannes Breytenbach" w:date="2017-01-07T11:49:00Z">
        <w:r w:rsidR="00D15E22">
          <w:rPr>
            <w:rFonts w:ascii="Times New Roman" w:hAnsi="Times New Roman" w:cs="Times New Roman"/>
            <w:sz w:val="20"/>
            <w:szCs w:val="20"/>
          </w:rPr>
          <w:t>Send to which account</w:t>
        </w:r>
      </w:ins>
    </w:p>
    <w:p w14:paraId="439AF4F4" w14:textId="77777777" w:rsidR="00D15E22" w:rsidRDefault="0054420E">
      <w:pPr>
        <w:pStyle w:val="PlainText"/>
        <w:numPr>
          <w:ilvl w:val="0"/>
          <w:numId w:val="15"/>
        </w:numPr>
        <w:spacing w:line="276" w:lineRule="auto"/>
        <w:rPr>
          <w:ins w:id="1824" w:author="Johannes Breytenbach" w:date="2017-01-07T11:50:00Z"/>
          <w:rFonts w:ascii="Times New Roman" w:hAnsi="Times New Roman" w:cs="Times New Roman"/>
          <w:sz w:val="20"/>
          <w:szCs w:val="20"/>
        </w:rPr>
        <w:pPrChange w:id="1825" w:author="Johannes Breytenbach" w:date="2017-01-07T11:53:00Z">
          <w:pPr>
            <w:pStyle w:val="PlainText"/>
          </w:pPr>
        </w:pPrChange>
      </w:pPr>
      <w:ins w:id="1826" w:author="Johannes Breytenbach" w:date="2017-01-07T11:49:00Z">
        <w:r>
          <w:rPr>
            <w:rFonts w:ascii="Times New Roman" w:hAnsi="Times New Roman" w:cs="Times New Roman"/>
            <w:sz w:val="20"/>
            <w:szCs w:val="20"/>
          </w:rPr>
          <w:t>All the</w:t>
        </w:r>
        <w:r w:rsidR="00D15E22">
          <w:rPr>
            <w:rFonts w:ascii="Times New Roman" w:hAnsi="Times New Roman" w:cs="Times New Roman"/>
            <w:sz w:val="20"/>
            <w:szCs w:val="20"/>
          </w:rPr>
          <w:t xml:space="preserve"> accounts incoming </w:t>
        </w:r>
      </w:ins>
      <w:ins w:id="1827" w:author="Johannes Breytenbach" w:date="2017-01-10T17:28:00Z">
        <w:r w:rsidR="00F30C01">
          <w:rPr>
            <w:rFonts w:ascii="Times New Roman" w:hAnsi="Times New Roman" w:cs="Times New Roman"/>
            <w:sz w:val="20"/>
            <w:szCs w:val="20"/>
          </w:rPr>
          <w:t>OZcoin</w:t>
        </w:r>
      </w:ins>
      <w:ins w:id="1828" w:author="Johannes Breytenbach" w:date="2017-01-07T11:49:00Z">
        <w:r w:rsidR="00D15E22">
          <w:rPr>
            <w:rFonts w:ascii="Times New Roman" w:hAnsi="Times New Roman" w:cs="Times New Roman"/>
            <w:sz w:val="20"/>
            <w:szCs w:val="20"/>
          </w:rPr>
          <w:t xml:space="preserve"> transactions – Received from which account</w:t>
        </w:r>
      </w:ins>
    </w:p>
    <w:p w14:paraId="2AB41680" w14:textId="77777777" w:rsidR="00D15E22" w:rsidRDefault="0054420E">
      <w:pPr>
        <w:pStyle w:val="PlainText"/>
        <w:numPr>
          <w:ilvl w:val="0"/>
          <w:numId w:val="15"/>
        </w:numPr>
        <w:spacing w:line="276" w:lineRule="auto"/>
        <w:rPr>
          <w:ins w:id="1829" w:author="Johannes Breytenbach" w:date="2017-01-07T11:50:00Z"/>
          <w:rFonts w:ascii="Times New Roman" w:hAnsi="Times New Roman" w:cs="Times New Roman"/>
          <w:sz w:val="20"/>
          <w:szCs w:val="20"/>
        </w:rPr>
        <w:pPrChange w:id="1830" w:author="Johannes Breytenbach" w:date="2017-01-07T11:53:00Z">
          <w:pPr>
            <w:pStyle w:val="PlainText"/>
          </w:pPr>
        </w:pPrChange>
      </w:pPr>
      <w:ins w:id="1831" w:author="Johannes Breytenbach" w:date="2017-01-07T11:50:00Z">
        <w:r>
          <w:rPr>
            <w:rFonts w:ascii="Times New Roman" w:hAnsi="Times New Roman" w:cs="Times New Roman"/>
            <w:sz w:val="20"/>
            <w:szCs w:val="20"/>
          </w:rPr>
          <w:t>Time stamp of</w:t>
        </w:r>
        <w:r w:rsidR="00D15E22">
          <w:rPr>
            <w:rFonts w:ascii="Times New Roman" w:hAnsi="Times New Roman" w:cs="Times New Roman"/>
            <w:sz w:val="20"/>
            <w:szCs w:val="20"/>
          </w:rPr>
          <w:t xml:space="preserve"> all transactions</w:t>
        </w:r>
      </w:ins>
    </w:p>
    <w:p w14:paraId="59CFE884" w14:textId="77777777" w:rsidR="00D15E22" w:rsidRDefault="00814A18">
      <w:pPr>
        <w:pStyle w:val="PlainText"/>
        <w:numPr>
          <w:ilvl w:val="0"/>
          <w:numId w:val="15"/>
        </w:numPr>
        <w:spacing w:line="276" w:lineRule="auto"/>
        <w:rPr>
          <w:rFonts w:ascii="Times New Roman" w:hAnsi="Times New Roman" w:cs="Times New Roman"/>
          <w:sz w:val="20"/>
          <w:szCs w:val="20"/>
        </w:rPr>
        <w:pPrChange w:id="1832" w:author="Johannes Breytenbach" w:date="2017-01-07T11:53:00Z">
          <w:pPr>
            <w:pStyle w:val="PlainText"/>
          </w:pPr>
        </w:pPrChange>
      </w:pPr>
      <w:ins w:id="1833" w:author="Johannes Breytenbach" w:date="2017-01-10T13:25:00Z">
        <w:r>
          <w:rPr>
            <w:rFonts w:ascii="Times New Roman" w:hAnsi="Times New Roman" w:cs="Times New Roman"/>
            <w:sz w:val="20"/>
            <w:szCs w:val="20"/>
          </w:rPr>
          <w:t>OZcoin, Inc.</w:t>
        </w:r>
      </w:ins>
      <w:ins w:id="1834" w:author="Johannes Breytenbach" w:date="2017-01-07T11:51:00Z">
        <w:r w:rsidR="00D15E22">
          <w:rPr>
            <w:rFonts w:ascii="Times New Roman" w:hAnsi="Times New Roman" w:cs="Times New Roman"/>
            <w:sz w:val="20"/>
            <w:szCs w:val="20"/>
          </w:rPr>
          <w:t>’s transaction fee for each transaction.</w:t>
        </w:r>
      </w:ins>
    </w:p>
    <w:p w14:paraId="1817FCC0" w14:textId="77777777" w:rsidR="00EE198C" w:rsidRDefault="00EE198C" w:rsidP="0007411D">
      <w:pPr>
        <w:pStyle w:val="PlainText"/>
        <w:rPr>
          <w:rFonts w:ascii="Times New Roman" w:hAnsi="Times New Roman" w:cs="Times New Roman"/>
          <w:sz w:val="20"/>
          <w:szCs w:val="20"/>
        </w:rPr>
      </w:pPr>
    </w:p>
    <w:p w14:paraId="6B4821B2" w14:textId="77777777" w:rsidR="00EE198C" w:rsidRPr="008B61E4" w:rsidDel="008B61E4" w:rsidRDefault="008B61E4">
      <w:pPr>
        <w:pStyle w:val="Heading2"/>
        <w:rPr>
          <w:del w:id="1835" w:author="Johannes Breytenbach" w:date="2017-01-07T11:54:00Z"/>
          <w:rPrChange w:id="1836" w:author="Johannes Breytenbach" w:date="2017-01-07T12:02:00Z">
            <w:rPr>
              <w:del w:id="1837" w:author="Johannes Breytenbach" w:date="2017-01-07T11:54:00Z"/>
              <w:rFonts w:ascii="Times New Roman" w:hAnsi="Times New Roman" w:cs="Times New Roman"/>
              <w:sz w:val="20"/>
              <w:szCs w:val="20"/>
            </w:rPr>
          </w:rPrChange>
        </w:rPr>
        <w:pPrChange w:id="1838" w:author="Johannes Breytenbach" w:date="2017-01-07T12:11:00Z">
          <w:pPr>
            <w:pStyle w:val="PlainText"/>
          </w:pPr>
        </w:pPrChange>
      </w:pPr>
      <w:bookmarkStart w:id="1839" w:name="_Toc474766680"/>
      <w:ins w:id="1840" w:author="Johannes Breytenbach" w:date="2017-01-07T11:57:00Z">
        <w:r w:rsidRPr="008B61E4">
          <w:rPr>
            <w:rPrChange w:id="1841" w:author="Johannes Breytenbach" w:date="2017-01-07T12:02:00Z">
              <w:rPr>
                <w:rFonts w:ascii="Times New Roman" w:hAnsi="Times New Roman" w:cs="Times New Roman"/>
                <w:sz w:val="20"/>
                <w:szCs w:val="20"/>
              </w:rPr>
            </w:rPrChange>
          </w:rPr>
          <w:t>4. Wallet</w:t>
        </w:r>
      </w:ins>
      <w:bookmarkEnd w:id="1839"/>
    </w:p>
    <w:p w14:paraId="4941A299" w14:textId="77777777" w:rsidR="008B61E4" w:rsidRPr="008B61E4" w:rsidRDefault="008B61E4">
      <w:pPr>
        <w:pStyle w:val="Heading2"/>
        <w:rPr>
          <w:ins w:id="1842" w:author="Johannes Breytenbach" w:date="2017-01-07T11:57:00Z"/>
          <w:rPrChange w:id="1843" w:author="Johannes Breytenbach" w:date="2017-01-07T12:02:00Z">
            <w:rPr>
              <w:ins w:id="1844" w:author="Johannes Breytenbach" w:date="2017-01-07T11:57:00Z"/>
              <w:rFonts w:ascii="Times New Roman" w:hAnsi="Times New Roman" w:cs="Times New Roman"/>
              <w:sz w:val="20"/>
              <w:szCs w:val="20"/>
            </w:rPr>
          </w:rPrChange>
        </w:rPr>
        <w:pPrChange w:id="1845" w:author="Johannes Breytenbach" w:date="2017-01-07T12:11:00Z">
          <w:pPr>
            <w:pStyle w:val="PlainText"/>
          </w:pPr>
        </w:pPrChange>
      </w:pPr>
    </w:p>
    <w:p w14:paraId="7607A803" w14:textId="77777777" w:rsidR="008B61E4" w:rsidRDefault="008B61E4" w:rsidP="0007411D">
      <w:pPr>
        <w:pStyle w:val="PlainText"/>
        <w:rPr>
          <w:ins w:id="1846" w:author="Johannes Breytenbach" w:date="2017-01-07T12:02:00Z"/>
          <w:rFonts w:ascii="Times New Roman" w:hAnsi="Times New Roman" w:cs="Times New Roman"/>
          <w:sz w:val="20"/>
          <w:szCs w:val="20"/>
        </w:rPr>
      </w:pPr>
      <w:ins w:id="1847" w:author="Johannes Breytenbach" w:date="2017-01-07T11:58:00Z">
        <w:r>
          <w:rPr>
            <w:rFonts w:ascii="Times New Roman" w:hAnsi="Times New Roman" w:cs="Times New Roman"/>
            <w:sz w:val="20"/>
            <w:szCs w:val="20"/>
          </w:rPr>
          <w:t xml:space="preserve">The </w:t>
        </w:r>
      </w:ins>
      <w:ins w:id="1848" w:author="Johannes Breytenbach" w:date="2017-01-10T17:28:00Z">
        <w:r w:rsidR="00F30C01">
          <w:rPr>
            <w:rFonts w:ascii="Times New Roman" w:hAnsi="Times New Roman" w:cs="Times New Roman"/>
            <w:sz w:val="20"/>
            <w:szCs w:val="20"/>
          </w:rPr>
          <w:t>OZcoin</w:t>
        </w:r>
      </w:ins>
      <w:ins w:id="1849" w:author="Johannes Breytenbach" w:date="2017-01-07T11:58:00Z">
        <w:r>
          <w:rPr>
            <w:rFonts w:ascii="Times New Roman" w:hAnsi="Times New Roman" w:cs="Times New Roman"/>
            <w:sz w:val="20"/>
            <w:szCs w:val="20"/>
          </w:rPr>
          <w:t xml:space="preserve"> should be based on the </w:t>
        </w:r>
        <w:del w:id="1850" w:author="TerryA" w:date="2017-01-08T09:54:00Z">
          <w:r w:rsidDel="001C698B">
            <w:rPr>
              <w:rFonts w:ascii="Times New Roman" w:hAnsi="Times New Roman" w:cs="Times New Roman"/>
              <w:sz w:val="20"/>
              <w:szCs w:val="20"/>
            </w:rPr>
            <w:delText>Ethereum</w:delText>
          </w:r>
        </w:del>
      </w:ins>
      <w:ins w:id="1851" w:author="TerryA" w:date="2017-01-08T09:54:00Z">
        <w:r w:rsidR="001C698B">
          <w:rPr>
            <w:rFonts w:ascii="Times New Roman" w:hAnsi="Times New Roman" w:cs="Times New Roman"/>
            <w:sz w:val="20"/>
            <w:szCs w:val="20"/>
          </w:rPr>
          <w:t>3rd Gen. blockchain</w:t>
        </w:r>
      </w:ins>
      <w:ins w:id="1852" w:author="Johannes Breytenbach" w:date="2017-01-07T11:58:00Z">
        <w:r>
          <w:rPr>
            <w:rFonts w:ascii="Times New Roman" w:hAnsi="Times New Roman" w:cs="Times New Roman"/>
            <w:sz w:val="20"/>
            <w:szCs w:val="20"/>
          </w:rPr>
          <w:t xml:space="preserve"> Token API so that </w:t>
        </w:r>
      </w:ins>
      <w:ins w:id="1853" w:author="Johannes Breytenbach" w:date="2017-01-07T11:59:00Z">
        <w:r>
          <w:rPr>
            <w:rFonts w:ascii="Times New Roman" w:hAnsi="Times New Roman" w:cs="Times New Roman"/>
            <w:sz w:val="20"/>
            <w:szCs w:val="20"/>
          </w:rPr>
          <w:t xml:space="preserve">it will work with </w:t>
        </w:r>
      </w:ins>
      <w:ins w:id="1854" w:author="Johannes Breytenbach" w:date="2017-01-07T11:58:00Z">
        <w:r>
          <w:rPr>
            <w:rFonts w:ascii="Times New Roman" w:hAnsi="Times New Roman" w:cs="Times New Roman"/>
            <w:sz w:val="20"/>
            <w:szCs w:val="20"/>
          </w:rPr>
          <w:t xml:space="preserve">all </w:t>
        </w:r>
        <w:del w:id="1855" w:author="TerryA" w:date="2017-01-08T09:54:00Z">
          <w:r w:rsidDel="001C698B">
            <w:rPr>
              <w:rFonts w:ascii="Times New Roman" w:hAnsi="Times New Roman" w:cs="Times New Roman"/>
              <w:sz w:val="20"/>
              <w:szCs w:val="20"/>
            </w:rPr>
            <w:delText>Ethereum</w:delText>
          </w:r>
        </w:del>
      </w:ins>
      <w:ins w:id="1856" w:author="TerryA" w:date="2017-01-08T09:54:00Z">
        <w:r w:rsidR="001C698B">
          <w:rPr>
            <w:rFonts w:ascii="Times New Roman" w:hAnsi="Times New Roman" w:cs="Times New Roman"/>
            <w:sz w:val="20"/>
            <w:szCs w:val="20"/>
          </w:rPr>
          <w:t>3rd Gen. blockchain</w:t>
        </w:r>
      </w:ins>
      <w:ins w:id="1857" w:author="Johannes Breytenbach" w:date="2017-01-07T11:58:00Z">
        <w:r>
          <w:rPr>
            <w:rFonts w:ascii="Times New Roman" w:hAnsi="Times New Roman" w:cs="Times New Roman"/>
            <w:sz w:val="20"/>
            <w:szCs w:val="20"/>
          </w:rPr>
          <w:t xml:space="preserve"> compatible wallets. It is </w:t>
        </w:r>
      </w:ins>
      <w:ins w:id="1858" w:author="Johannes Breytenbach" w:date="2017-01-07T11:59:00Z">
        <w:r>
          <w:rPr>
            <w:rFonts w:ascii="Times New Roman" w:hAnsi="Times New Roman" w:cs="Times New Roman"/>
            <w:sz w:val="20"/>
            <w:szCs w:val="20"/>
          </w:rPr>
          <w:t>therefore</w:t>
        </w:r>
      </w:ins>
      <w:ins w:id="1859" w:author="Johannes Breytenbach" w:date="2017-01-07T11:58:00Z">
        <w:r>
          <w:rPr>
            <w:rFonts w:ascii="Times New Roman" w:hAnsi="Times New Roman" w:cs="Times New Roman"/>
            <w:sz w:val="20"/>
            <w:szCs w:val="20"/>
          </w:rPr>
          <w:t xml:space="preserve"> </w:t>
        </w:r>
      </w:ins>
      <w:ins w:id="1860" w:author="Johannes Breytenbach" w:date="2017-01-07T11:59:00Z">
        <w:r>
          <w:rPr>
            <w:rFonts w:ascii="Times New Roman" w:hAnsi="Times New Roman" w:cs="Times New Roman"/>
            <w:sz w:val="20"/>
            <w:szCs w:val="20"/>
          </w:rPr>
          <w:t xml:space="preserve">perceived that Mist would be one of the acceptable desktop wallets. </w:t>
        </w:r>
      </w:ins>
      <w:ins w:id="1861" w:author="Johannes Breytenbach" w:date="2017-01-07T12:01:00Z">
        <w:r>
          <w:rPr>
            <w:rFonts w:ascii="Times New Roman" w:hAnsi="Times New Roman" w:cs="Times New Roman"/>
            <w:sz w:val="20"/>
            <w:szCs w:val="20"/>
          </w:rPr>
          <w:t xml:space="preserve">Numerous Android and IOS wallets exist for </w:t>
        </w:r>
      </w:ins>
      <w:ins w:id="1862" w:author="Johannes Breytenbach" w:date="2017-01-07T12:02:00Z">
        <w:del w:id="1863" w:author="TerryA" w:date="2017-01-08T09:54:00Z">
          <w:r w:rsidDel="001C698B">
            <w:rPr>
              <w:rFonts w:ascii="Times New Roman" w:hAnsi="Times New Roman" w:cs="Times New Roman"/>
              <w:sz w:val="20"/>
              <w:szCs w:val="20"/>
            </w:rPr>
            <w:delText>Ethereum</w:delText>
          </w:r>
        </w:del>
      </w:ins>
      <w:ins w:id="1864" w:author="TerryA" w:date="2017-01-08T09:54:00Z">
        <w:r w:rsidR="001C698B">
          <w:rPr>
            <w:rFonts w:ascii="Times New Roman" w:hAnsi="Times New Roman" w:cs="Times New Roman"/>
            <w:sz w:val="20"/>
            <w:szCs w:val="20"/>
          </w:rPr>
          <w:t>3rd Gen. blockchain</w:t>
        </w:r>
      </w:ins>
      <w:ins w:id="1865" w:author="Johannes Breytenbach" w:date="2017-01-07T12:01:00Z">
        <w:r>
          <w:rPr>
            <w:rFonts w:ascii="Times New Roman" w:hAnsi="Times New Roman" w:cs="Times New Roman"/>
            <w:sz w:val="20"/>
            <w:szCs w:val="20"/>
          </w:rPr>
          <w:t xml:space="preserve"> </w:t>
        </w:r>
      </w:ins>
      <w:ins w:id="1866" w:author="Johannes Breytenbach" w:date="2017-01-07T12:02:00Z">
        <w:r>
          <w:rPr>
            <w:rFonts w:ascii="Times New Roman" w:hAnsi="Times New Roman" w:cs="Times New Roman"/>
            <w:sz w:val="20"/>
            <w:szCs w:val="20"/>
          </w:rPr>
          <w:t>and will be investigated.</w:t>
        </w:r>
      </w:ins>
    </w:p>
    <w:p w14:paraId="1EC57287" w14:textId="77777777" w:rsidR="008B61E4" w:rsidRDefault="008B61E4" w:rsidP="0007411D">
      <w:pPr>
        <w:pStyle w:val="PlainText"/>
        <w:rPr>
          <w:ins w:id="1867" w:author="Johannes Breytenbach" w:date="2017-01-07T12:02:00Z"/>
          <w:rFonts w:ascii="Times New Roman" w:hAnsi="Times New Roman" w:cs="Times New Roman"/>
          <w:sz w:val="20"/>
          <w:szCs w:val="20"/>
        </w:rPr>
      </w:pPr>
    </w:p>
    <w:p w14:paraId="17C76D34" w14:textId="0AEEB4E5" w:rsidR="008B61E4" w:rsidRDefault="008B61E4" w:rsidP="0007411D">
      <w:pPr>
        <w:pStyle w:val="PlainText"/>
        <w:rPr>
          <w:ins w:id="1868" w:author="Johannes Breytenbach" w:date="2017-01-07T11:57:00Z"/>
          <w:rFonts w:ascii="Times New Roman" w:hAnsi="Times New Roman" w:cs="Times New Roman"/>
          <w:sz w:val="20"/>
          <w:szCs w:val="20"/>
        </w:rPr>
      </w:pPr>
      <w:ins w:id="1869" w:author="Johannes Breytenbach" w:date="2017-01-07T12:02:00Z">
        <w:r>
          <w:rPr>
            <w:rFonts w:ascii="Times New Roman" w:hAnsi="Times New Roman" w:cs="Times New Roman"/>
            <w:sz w:val="20"/>
            <w:szCs w:val="20"/>
          </w:rPr>
          <w:t xml:space="preserve">The wallet or a contract in the wallet should display the current </w:t>
        </w:r>
      </w:ins>
      <w:ins w:id="1870" w:author="Johannes Breytenbach" w:date="2017-01-20T11:00:00Z">
        <w:r w:rsidR="00574736">
          <w:rPr>
            <w:rFonts w:ascii="Times New Roman" w:hAnsi="Times New Roman" w:cs="Times New Roman"/>
            <w:sz w:val="20"/>
            <w:szCs w:val="20"/>
          </w:rPr>
          <w:t>gold</w:t>
        </w:r>
      </w:ins>
      <w:ins w:id="1871" w:author="Johannes Breytenbach" w:date="2017-01-07T12:02:00Z">
        <w:r>
          <w:rPr>
            <w:rFonts w:ascii="Times New Roman" w:hAnsi="Times New Roman" w:cs="Times New Roman"/>
            <w:sz w:val="20"/>
            <w:szCs w:val="20"/>
          </w:rPr>
          <w:t xml:space="preserve"> price live as to give </w:t>
        </w:r>
      </w:ins>
      <w:ins w:id="1872" w:author="Johannes Breytenbach" w:date="2017-01-10T17:28:00Z">
        <w:r w:rsidR="00F30C01">
          <w:rPr>
            <w:rFonts w:ascii="Times New Roman" w:hAnsi="Times New Roman" w:cs="Times New Roman"/>
            <w:sz w:val="20"/>
            <w:szCs w:val="20"/>
          </w:rPr>
          <w:t>OZcoin</w:t>
        </w:r>
      </w:ins>
      <w:ins w:id="1873" w:author="Johannes Breytenbach" w:date="2017-01-07T12:03:00Z">
        <w:r>
          <w:rPr>
            <w:rFonts w:ascii="Times New Roman" w:hAnsi="Times New Roman" w:cs="Times New Roman"/>
            <w:sz w:val="20"/>
            <w:szCs w:val="20"/>
          </w:rPr>
          <w:t xml:space="preserve"> owners an idea of the </w:t>
        </w:r>
        <w:r w:rsidR="00BF4948">
          <w:rPr>
            <w:rFonts w:ascii="Times New Roman" w:hAnsi="Times New Roman" w:cs="Times New Roman"/>
            <w:sz w:val="20"/>
            <w:szCs w:val="20"/>
          </w:rPr>
          <w:t xml:space="preserve">asset </w:t>
        </w:r>
        <w:r>
          <w:rPr>
            <w:rFonts w:ascii="Times New Roman" w:hAnsi="Times New Roman" w:cs="Times New Roman"/>
            <w:sz w:val="20"/>
            <w:szCs w:val="20"/>
          </w:rPr>
          <w:t>value of their Tokens.</w:t>
        </w:r>
      </w:ins>
    </w:p>
    <w:p w14:paraId="58B5144B" w14:textId="77777777" w:rsidR="00EE198C" w:rsidDel="0054420E" w:rsidRDefault="00EE198C" w:rsidP="0007411D">
      <w:pPr>
        <w:pStyle w:val="PlainText"/>
        <w:rPr>
          <w:del w:id="1874" w:author="Johannes Breytenbach" w:date="2017-01-07T11:54:00Z"/>
          <w:rFonts w:ascii="Times New Roman" w:hAnsi="Times New Roman" w:cs="Times New Roman"/>
          <w:sz w:val="20"/>
          <w:szCs w:val="20"/>
        </w:rPr>
      </w:pPr>
    </w:p>
    <w:p w14:paraId="35D86820" w14:textId="77777777" w:rsidR="00EE198C" w:rsidDel="0054420E" w:rsidRDefault="00EE198C" w:rsidP="0007411D">
      <w:pPr>
        <w:pStyle w:val="PlainText"/>
        <w:rPr>
          <w:del w:id="1875" w:author="Johannes Breytenbach" w:date="2017-01-07T11:54:00Z"/>
          <w:rFonts w:ascii="Times New Roman" w:hAnsi="Times New Roman" w:cs="Times New Roman"/>
          <w:sz w:val="20"/>
          <w:szCs w:val="20"/>
        </w:rPr>
      </w:pPr>
    </w:p>
    <w:p w14:paraId="4A1F5629" w14:textId="77777777" w:rsidR="00EE198C" w:rsidDel="0054420E" w:rsidRDefault="00EE198C" w:rsidP="0007411D">
      <w:pPr>
        <w:pStyle w:val="PlainText"/>
        <w:rPr>
          <w:del w:id="1876" w:author="Johannes Breytenbach" w:date="2017-01-07T11:54:00Z"/>
          <w:rFonts w:ascii="Times New Roman" w:hAnsi="Times New Roman" w:cs="Times New Roman"/>
          <w:sz w:val="20"/>
          <w:szCs w:val="20"/>
        </w:rPr>
      </w:pPr>
    </w:p>
    <w:p w14:paraId="2F394820" w14:textId="77777777" w:rsidR="00EE198C" w:rsidDel="0054420E" w:rsidRDefault="00EE198C" w:rsidP="0007411D">
      <w:pPr>
        <w:pStyle w:val="PlainText"/>
        <w:rPr>
          <w:del w:id="1877" w:author="Johannes Breytenbach" w:date="2017-01-07T11:54:00Z"/>
          <w:rFonts w:ascii="Times New Roman" w:hAnsi="Times New Roman" w:cs="Times New Roman"/>
          <w:sz w:val="20"/>
          <w:szCs w:val="20"/>
        </w:rPr>
      </w:pPr>
    </w:p>
    <w:p w14:paraId="4390B650" w14:textId="77777777" w:rsidR="00EE198C" w:rsidDel="0054420E" w:rsidRDefault="00EE198C" w:rsidP="0007411D">
      <w:pPr>
        <w:pStyle w:val="PlainText"/>
        <w:rPr>
          <w:del w:id="1878" w:author="Johannes Breytenbach" w:date="2017-01-07T11:54:00Z"/>
          <w:rFonts w:ascii="Times New Roman" w:hAnsi="Times New Roman" w:cs="Times New Roman"/>
          <w:sz w:val="20"/>
          <w:szCs w:val="20"/>
        </w:rPr>
      </w:pPr>
    </w:p>
    <w:p w14:paraId="21AEE7DE" w14:textId="77777777" w:rsidR="00EE198C" w:rsidDel="0054420E" w:rsidRDefault="00EE198C" w:rsidP="0007411D">
      <w:pPr>
        <w:pStyle w:val="PlainText"/>
        <w:rPr>
          <w:del w:id="1879" w:author="Johannes Breytenbach" w:date="2017-01-07T11:54:00Z"/>
          <w:rFonts w:ascii="Times New Roman" w:hAnsi="Times New Roman" w:cs="Times New Roman"/>
          <w:sz w:val="20"/>
          <w:szCs w:val="20"/>
        </w:rPr>
      </w:pPr>
    </w:p>
    <w:p w14:paraId="4E01EA18" w14:textId="77777777" w:rsidR="00EE198C" w:rsidDel="0054420E" w:rsidRDefault="00EE198C" w:rsidP="0007411D">
      <w:pPr>
        <w:pStyle w:val="PlainText"/>
        <w:rPr>
          <w:del w:id="1880" w:author="Johannes Breytenbach" w:date="2017-01-07T11:54:00Z"/>
          <w:rFonts w:ascii="Times New Roman" w:hAnsi="Times New Roman" w:cs="Times New Roman"/>
          <w:sz w:val="20"/>
          <w:szCs w:val="20"/>
        </w:rPr>
      </w:pPr>
    </w:p>
    <w:p w14:paraId="3A7E6845" w14:textId="77777777" w:rsidR="00EE198C" w:rsidDel="0054420E" w:rsidRDefault="00EE198C" w:rsidP="0007411D">
      <w:pPr>
        <w:pStyle w:val="PlainText"/>
        <w:rPr>
          <w:del w:id="1881" w:author="Johannes Breytenbach" w:date="2017-01-07T11:54:00Z"/>
          <w:rFonts w:ascii="Times New Roman" w:hAnsi="Times New Roman" w:cs="Times New Roman"/>
          <w:sz w:val="20"/>
          <w:szCs w:val="20"/>
        </w:rPr>
      </w:pPr>
    </w:p>
    <w:p w14:paraId="1E72F8D5" w14:textId="77777777" w:rsidR="00EE198C" w:rsidRPr="009C0CC1" w:rsidDel="0054420E" w:rsidRDefault="00EE198C" w:rsidP="0007411D">
      <w:pPr>
        <w:pStyle w:val="PlainText"/>
        <w:rPr>
          <w:del w:id="1882" w:author="Johannes Breytenbach" w:date="2017-01-07T11:54:00Z"/>
          <w:rFonts w:ascii="Times New Roman" w:hAnsi="Times New Roman" w:cs="Times New Roman"/>
          <w:sz w:val="20"/>
          <w:szCs w:val="20"/>
        </w:rPr>
      </w:pPr>
    </w:p>
    <w:p w14:paraId="3BC0CE15" w14:textId="77777777" w:rsidR="00437EA6" w:rsidDel="0054420E" w:rsidRDefault="00437EA6" w:rsidP="0007411D">
      <w:pPr>
        <w:pStyle w:val="PlainText"/>
        <w:rPr>
          <w:del w:id="1883" w:author="Johannes Breytenbach" w:date="2017-01-07T11:54:00Z"/>
          <w:rFonts w:ascii="Times New Roman" w:hAnsi="Times New Roman" w:cs="Times New Roman"/>
          <w:sz w:val="20"/>
          <w:szCs w:val="20"/>
        </w:rPr>
      </w:pPr>
    </w:p>
    <w:p w14:paraId="6EAED923" w14:textId="77777777" w:rsidR="00AC1E01" w:rsidDel="0054420E" w:rsidRDefault="00AC1E01" w:rsidP="0007411D">
      <w:pPr>
        <w:pStyle w:val="PlainText"/>
        <w:rPr>
          <w:del w:id="1884" w:author="Johannes Breytenbach" w:date="2017-01-07T11:54:00Z"/>
          <w:rFonts w:ascii="Times New Roman" w:hAnsi="Times New Roman" w:cs="Times New Roman"/>
          <w:sz w:val="20"/>
          <w:szCs w:val="20"/>
        </w:rPr>
      </w:pPr>
    </w:p>
    <w:p w14:paraId="44CD07EE" w14:textId="77777777" w:rsidR="00AC1E01" w:rsidDel="0054420E" w:rsidRDefault="00AC1E01" w:rsidP="0007411D">
      <w:pPr>
        <w:pStyle w:val="PlainText"/>
        <w:rPr>
          <w:del w:id="1885" w:author="Johannes Breytenbach" w:date="2017-01-07T11:54:00Z"/>
          <w:rFonts w:ascii="Times New Roman" w:hAnsi="Times New Roman" w:cs="Times New Roman"/>
          <w:sz w:val="20"/>
          <w:szCs w:val="20"/>
        </w:rPr>
      </w:pPr>
    </w:p>
    <w:p w14:paraId="08B604D0" w14:textId="77777777" w:rsidR="00AC1E01" w:rsidRPr="009C0CC1" w:rsidDel="0054420E" w:rsidRDefault="00AC1E01" w:rsidP="0007411D">
      <w:pPr>
        <w:pStyle w:val="PlainText"/>
        <w:rPr>
          <w:del w:id="1886" w:author="Johannes Breytenbach" w:date="2017-01-07T11:54:00Z"/>
          <w:rFonts w:ascii="Times New Roman" w:hAnsi="Times New Roman" w:cs="Times New Roman"/>
          <w:sz w:val="20"/>
          <w:szCs w:val="20"/>
        </w:rPr>
      </w:pPr>
    </w:p>
    <w:p w14:paraId="49E360C0" w14:textId="77777777" w:rsidR="00437EA6" w:rsidDel="0054420E" w:rsidRDefault="00437EA6" w:rsidP="0007411D">
      <w:pPr>
        <w:pStyle w:val="PlainText"/>
        <w:rPr>
          <w:del w:id="1887" w:author="Johannes Breytenbach" w:date="2017-01-07T11:54:00Z"/>
          <w:rFonts w:ascii="Times New Roman" w:hAnsi="Times New Roman" w:cs="Times New Roman"/>
          <w:sz w:val="20"/>
          <w:szCs w:val="20"/>
        </w:rPr>
      </w:pPr>
    </w:p>
    <w:p w14:paraId="330380A4" w14:textId="77777777" w:rsidR="003007E0" w:rsidRPr="009C0CC1" w:rsidDel="0054420E" w:rsidRDefault="003007E0" w:rsidP="0007411D">
      <w:pPr>
        <w:pStyle w:val="PlainText"/>
        <w:rPr>
          <w:del w:id="1888" w:author="Johannes Breytenbach" w:date="2017-01-07T11:54:00Z"/>
          <w:rFonts w:ascii="Times New Roman" w:hAnsi="Times New Roman" w:cs="Times New Roman"/>
          <w:sz w:val="20"/>
          <w:szCs w:val="20"/>
        </w:rPr>
      </w:pPr>
    </w:p>
    <w:p w14:paraId="286AD3B8" w14:textId="77777777" w:rsidR="00437EA6" w:rsidRPr="009C0CC1" w:rsidDel="004157DC" w:rsidRDefault="00437EA6" w:rsidP="0007411D">
      <w:pPr>
        <w:pStyle w:val="PlainText"/>
        <w:rPr>
          <w:del w:id="1889" w:author="Johannes Breytenbach" w:date="2017-01-09T06:31:00Z"/>
          <w:rFonts w:ascii="Times New Roman" w:hAnsi="Times New Roman" w:cs="Times New Roman"/>
          <w:sz w:val="20"/>
          <w:szCs w:val="20"/>
        </w:rPr>
      </w:pPr>
    </w:p>
    <w:p w14:paraId="2548FFE7" w14:textId="77777777" w:rsidR="00437EA6" w:rsidRPr="009C0CC1" w:rsidRDefault="00437EA6" w:rsidP="0007411D">
      <w:pPr>
        <w:pStyle w:val="PlainText"/>
        <w:rPr>
          <w:rFonts w:ascii="Times New Roman" w:hAnsi="Times New Roman" w:cs="Times New Roman"/>
          <w:sz w:val="20"/>
          <w:szCs w:val="20"/>
        </w:rPr>
      </w:pPr>
    </w:p>
    <w:p w14:paraId="7C8E1462" w14:textId="77777777" w:rsidR="004157DC" w:rsidRDefault="004157DC">
      <w:pPr>
        <w:pStyle w:val="Heading2"/>
        <w:rPr>
          <w:ins w:id="1890" w:author="Johannes Breytenbach" w:date="2017-01-09T06:30:00Z"/>
        </w:rPr>
        <w:pPrChange w:id="1891" w:author="Johannes Breytenbach" w:date="2017-01-09T06:31:00Z">
          <w:pPr/>
        </w:pPrChange>
      </w:pPr>
      <w:bookmarkStart w:id="1892" w:name="_Toc474766681"/>
      <w:ins w:id="1893" w:author="Johannes Breytenbach" w:date="2017-01-09T06:30:00Z">
        <w:r>
          <w:lastRenderedPageBreak/>
          <w:t>5. Redemption Contract</w:t>
        </w:r>
        <w:bookmarkEnd w:id="1892"/>
      </w:ins>
    </w:p>
    <w:p w14:paraId="71B10123" w14:textId="77777777" w:rsidR="004157DC" w:rsidRPr="00964B93" w:rsidRDefault="004157DC" w:rsidP="00964B93">
      <w:pPr>
        <w:rPr>
          <w:ins w:id="1894" w:author="Johannes Breytenbach" w:date="2017-01-09T06:37:00Z"/>
          <w:rFonts w:asciiTheme="majorBidi" w:hAnsiTheme="majorBidi" w:cstheme="majorBidi"/>
          <w:sz w:val="20"/>
          <w:szCs w:val="20"/>
          <w:rPrChange w:id="1895" w:author="Terry" w:date="2017-01-11T21:41:00Z">
            <w:rPr>
              <w:ins w:id="1896" w:author="Johannes Breytenbach" w:date="2017-01-09T06:37:00Z"/>
            </w:rPr>
          </w:rPrChange>
        </w:rPr>
      </w:pPr>
      <w:ins w:id="1897" w:author="Johannes Breytenbach" w:date="2017-01-09T06:32:00Z">
        <w:r w:rsidRPr="00964B93">
          <w:rPr>
            <w:rFonts w:asciiTheme="majorBidi" w:hAnsiTheme="majorBidi" w:cstheme="majorBidi"/>
            <w:sz w:val="20"/>
            <w:szCs w:val="20"/>
            <w:rPrChange w:id="1898" w:author="Terry" w:date="2017-01-11T21:41:00Z">
              <w:rPr/>
            </w:rPrChange>
          </w:rPr>
          <w:t>When OZcoins are redeemed, they will be transferred into this account. N</w:t>
        </w:r>
        <w:del w:id="1899" w:author="Terry" w:date="2017-01-11T21:42:00Z">
          <w:r w:rsidRPr="00964B93" w:rsidDel="00964B93">
            <w:rPr>
              <w:rFonts w:asciiTheme="majorBidi" w:hAnsiTheme="majorBidi" w:cstheme="majorBidi"/>
              <w:sz w:val="20"/>
              <w:szCs w:val="20"/>
              <w:rPrChange w:id="1900" w:author="Terry" w:date="2017-01-11T21:41:00Z">
                <w:rPr/>
              </w:rPrChange>
            </w:rPr>
            <w:delText>O</w:delText>
          </w:r>
        </w:del>
      </w:ins>
      <w:ins w:id="1901" w:author="Terry" w:date="2017-01-11T21:42:00Z">
        <w:r w:rsidR="00964B93">
          <w:rPr>
            <w:rFonts w:asciiTheme="majorBidi" w:hAnsiTheme="majorBidi" w:cstheme="majorBidi"/>
            <w:sz w:val="20"/>
            <w:szCs w:val="20"/>
          </w:rPr>
          <w:t>o</w:t>
        </w:r>
      </w:ins>
      <w:ins w:id="1902" w:author="Johannes Breytenbach" w:date="2017-01-09T06:32:00Z">
        <w:r w:rsidRPr="00964B93">
          <w:rPr>
            <w:rFonts w:asciiTheme="majorBidi" w:hAnsiTheme="majorBidi" w:cstheme="majorBidi"/>
            <w:sz w:val="20"/>
            <w:szCs w:val="20"/>
            <w:rPrChange w:id="1903" w:author="Terry" w:date="2017-01-11T21:41:00Z">
              <w:rPr/>
            </w:rPrChange>
          </w:rPr>
          <w:t xml:space="preserve"> OZcoin </w:t>
        </w:r>
      </w:ins>
      <w:ins w:id="1904" w:author="Johannes Breytenbach" w:date="2017-01-09T06:33:00Z">
        <w:r w:rsidRPr="00964B93">
          <w:rPr>
            <w:rFonts w:asciiTheme="majorBidi" w:hAnsiTheme="majorBidi" w:cstheme="majorBidi"/>
            <w:sz w:val="20"/>
            <w:szCs w:val="20"/>
            <w:rPrChange w:id="1905" w:author="Terry" w:date="2017-01-11T21:41:00Z">
              <w:rPr/>
            </w:rPrChange>
          </w:rPr>
          <w:t>transfers</w:t>
        </w:r>
      </w:ins>
      <w:ins w:id="1906" w:author="Johannes Breytenbach" w:date="2017-01-09T06:32:00Z">
        <w:r w:rsidRPr="00964B93">
          <w:rPr>
            <w:rFonts w:asciiTheme="majorBidi" w:hAnsiTheme="majorBidi" w:cstheme="majorBidi"/>
            <w:sz w:val="20"/>
            <w:szCs w:val="20"/>
            <w:rPrChange w:id="1907" w:author="Terry" w:date="2017-01-11T21:41:00Z">
              <w:rPr/>
            </w:rPrChange>
          </w:rPr>
          <w:t xml:space="preserve"> can take place from this account</w:t>
        </w:r>
      </w:ins>
      <w:ins w:id="1908" w:author="Johannes Breytenbach" w:date="2017-01-09T06:33:00Z">
        <w:r w:rsidRPr="00964B93">
          <w:rPr>
            <w:rFonts w:asciiTheme="majorBidi" w:hAnsiTheme="majorBidi" w:cstheme="majorBidi"/>
            <w:sz w:val="20"/>
            <w:szCs w:val="20"/>
            <w:rPrChange w:id="1909" w:author="Terry" w:date="2017-01-11T21:41:00Z">
              <w:rPr/>
            </w:rPrChange>
          </w:rPr>
          <w:t>. When a customer redemption is confirmed and approved</w:t>
        </w:r>
      </w:ins>
      <w:ins w:id="1910" w:author="Johannes Breytenbach" w:date="2017-01-09T06:34:00Z">
        <w:r w:rsidRPr="00964B93">
          <w:rPr>
            <w:rFonts w:asciiTheme="majorBidi" w:hAnsiTheme="majorBidi" w:cstheme="majorBidi"/>
            <w:sz w:val="20"/>
            <w:szCs w:val="20"/>
            <w:rPrChange w:id="1911" w:author="Terry" w:date="2017-01-11T21:41:00Z">
              <w:rPr/>
            </w:rPrChange>
          </w:rPr>
          <w:t xml:space="preserve"> in the contract, it removes </w:t>
        </w:r>
      </w:ins>
      <w:ins w:id="1912" w:author="Johannes Breytenbach" w:date="2017-01-09T06:35:00Z">
        <w:r w:rsidRPr="00964B93">
          <w:rPr>
            <w:rFonts w:asciiTheme="majorBidi" w:hAnsiTheme="majorBidi" w:cstheme="majorBidi"/>
            <w:sz w:val="20"/>
            <w:szCs w:val="20"/>
            <w:rPrChange w:id="1913" w:author="Terry" w:date="2017-01-11T21:41:00Z">
              <w:rPr/>
            </w:rPrChange>
          </w:rPr>
          <w:t>that number of OZcoins</w:t>
        </w:r>
      </w:ins>
      <w:ins w:id="1914" w:author="Johannes Breytenbach" w:date="2017-01-09T06:36:00Z">
        <w:r w:rsidRPr="00964B93">
          <w:rPr>
            <w:rFonts w:asciiTheme="majorBidi" w:hAnsiTheme="majorBidi" w:cstheme="majorBidi"/>
            <w:sz w:val="20"/>
            <w:szCs w:val="20"/>
            <w:rPrChange w:id="1915" w:author="Terry" w:date="2017-01-11T21:41:00Z">
              <w:rPr/>
            </w:rPrChange>
          </w:rPr>
          <w:t xml:space="preserve"> </w:t>
        </w:r>
      </w:ins>
      <w:ins w:id="1916" w:author="Johannes Breytenbach" w:date="2017-01-09T06:35:00Z">
        <w:r w:rsidRPr="00964B93">
          <w:rPr>
            <w:rFonts w:asciiTheme="majorBidi" w:hAnsiTheme="majorBidi" w:cstheme="majorBidi"/>
            <w:sz w:val="20"/>
            <w:szCs w:val="20"/>
            <w:rPrChange w:id="1917" w:author="Terry" w:date="2017-01-11T21:41:00Z">
              <w:rPr/>
            </w:rPrChange>
          </w:rPr>
          <w:t>fro</w:t>
        </w:r>
      </w:ins>
      <w:ins w:id="1918" w:author="Johannes Breytenbach" w:date="2017-01-09T06:36:00Z">
        <w:r w:rsidRPr="00964B93">
          <w:rPr>
            <w:rFonts w:asciiTheme="majorBidi" w:hAnsiTheme="majorBidi" w:cstheme="majorBidi"/>
            <w:sz w:val="20"/>
            <w:szCs w:val="20"/>
            <w:rPrChange w:id="1919" w:author="Terry" w:date="2017-01-11T21:41:00Z">
              <w:rPr/>
            </w:rPrChange>
          </w:rPr>
          <w:t>m</w:t>
        </w:r>
      </w:ins>
      <w:ins w:id="1920" w:author="Johannes Breytenbach" w:date="2017-01-09T06:35:00Z">
        <w:r w:rsidRPr="00964B93">
          <w:rPr>
            <w:rFonts w:asciiTheme="majorBidi" w:hAnsiTheme="majorBidi" w:cstheme="majorBidi"/>
            <w:sz w:val="20"/>
            <w:szCs w:val="20"/>
            <w:rPrChange w:id="1921" w:author="Terry" w:date="2017-01-11T21:41:00Z">
              <w:rPr/>
            </w:rPrChange>
          </w:rPr>
          <w:t xml:space="preserve"> its balance and </w:t>
        </w:r>
      </w:ins>
      <w:ins w:id="1922" w:author="Johannes Breytenbach" w:date="2017-01-09T06:36:00Z">
        <w:r w:rsidRPr="00964B93">
          <w:rPr>
            <w:rFonts w:asciiTheme="majorBidi" w:hAnsiTheme="majorBidi" w:cstheme="majorBidi"/>
            <w:sz w:val="20"/>
            <w:szCs w:val="20"/>
            <w:rPrChange w:id="1923" w:author="Terry" w:date="2017-01-11T21:41:00Z">
              <w:rPr/>
            </w:rPrChange>
          </w:rPr>
          <w:t>create an equal number of</w:t>
        </w:r>
      </w:ins>
      <w:ins w:id="1924" w:author="Johannes Breytenbach" w:date="2017-01-09T06:35:00Z">
        <w:r w:rsidRPr="00964B93">
          <w:rPr>
            <w:rFonts w:asciiTheme="majorBidi" w:hAnsiTheme="majorBidi" w:cstheme="majorBidi"/>
            <w:sz w:val="20"/>
            <w:szCs w:val="20"/>
            <w:rPrChange w:id="1925" w:author="Terry" w:date="2017-01-11T21:41:00Z">
              <w:rPr/>
            </w:rPrChange>
          </w:rPr>
          <w:t xml:space="preserve"> OZcoin-</w:t>
        </w:r>
        <w:commentRangeStart w:id="1926"/>
        <w:r w:rsidRPr="00964B93">
          <w:rPr>
            <w:rFonts w:asciiTheme="majorBidi" w:hAnsiTheme="majorBidi" w:cstheme="majorBidi"/>
            <w:sz w:val="20"/>
            <w:szCs w:val="20"/>
            <w:rPrChange w:id="1927" w:author="Terry" w:date="2017-01-11T21:41:00Z">
              <w:rPr/>
            </w:rPrChange>
          </w:rPr>
          <w:t>B</w:t>
        </w:r>
      </w:ins>
      <w:commentRangeEnd w:id="1926"/>
      <w:r w:rsidR="00964B93">
        <w:rPr>
          <w:rStyle w:val="CommentReference"/>
        </w:rPr>
        <w:commentReference w:id="1926"/>
      </w:r>
      <w:ins w:id="1928" w:author="Johannes Breytenbach" w:date="2017-01-09T06:37:00Z">
        <w:r w:rsidRPr="00964B93">
          <w:rPr>
            <w:rFonts w:asciiTheme="majorBidi" w:hAnsiTheme="majorBidi" w:cstheme="majorBidi"/>
            <w:sz w:val="20"/>
            <w:szCs w:val="20"/>
            <w:rPrChange w:id="1929" w:author="Terry" w:date="2017-01-11T21:41:00Z">
              <w:rPr/>
            </w:rPrChange>
          </w:rPr>
          <w:t xml:space="preserve"> tokens</w:t>
        </w:r>
      </w:ins>
      <w:ins w:id="1930" w:author="Johannes Breytenbach" w:date="2017-01-09T06:36:00Z">
        <w:r w:rsidRPr="00964B93">
          <w:rPr>
            <w:rFonts w:asciiTheme="majorBidi" w:hAnsiTheme="majorBidi" w:cstheme="majorBidi"/>
            <w:sz w:val="20"/>
            <w:szCs w:val="20"/>
            <w:rPrChange w:id="1931" w:author="Terry" w:date="2017-01-11T21:41:00Z">
              <w:rPr/>
            </w:rPrChange>
          </w:rPr>
          <w:t xml:space="preserve"> that are assigned to the correct account. </w:t>
        </w:r>
      </w:ins>
    </w:p>
    <w:p w14:paraId="2E85A090" w14:textId="61A5A5F7" w:rsidR="00437EA6" w:rsidRPr="005B37D8" w:rsidRDefault="00437EA6">
      <w:pPr>
        <w:pStyle w:val="Heading1"/>
        <w:rPr>
          <w:b/>
          <w:rPrChange w:id="1932" w:author="TerryA" w:date="2017-01-11T10:06:00Z">
            <w:rPr/>
          </w:rPrChange>
        </w:rPr>
        <w:pPrChange w:id="1933" w:author="Johannes Breytenbach" w:date="2017-01-07T12:11:00Z">
          <w:pPr>
            <w:pStyle w:val="PlainText"/>
            <w:jc w:val="center"/>
          </w:pPr>
        </w:pPrChange>
      </w:pPr>
      <w:del w:id="1934" w:author="Johannes Breytenbach" w:date="2017-01-09T06:17:00Z">
        <w:r w:rsidRPr="005B37D8" w:rsidDel="00CE3B53">
          <w:rPr>
            <w:b/>
            <w:rPrChange w:id="1935" w:author="TerryA" w:date="2017-01-11T10:06:00Z">
              <w:rPr/>
            </w:rPrChange>
          </w:rPr>
          <w:delText>OZ-coin</w:delText>
        </w:r>
      </w:del>
      <w:bookmarkStart w:id="1936" w:name="_Toc474766682"/>
      <w:ins w:id="1937" w:author="Johannes Breytenbach" w:date="2017-01-09T06:17:00Z">
        <w:r w:rsidR="00CE3B53" w:rsidRPr="005B37D8">
          <w:rPr>
            <w:b/>
            <w:rPrChange w:id="1938" w:author="TerryA" w:date="2017-01-11T10:06:00Z">
              <w:rPr/>
            </w:rPrChange>
          </w:rPr>
          <w:t>OZcoin</w:t>
        </w:r>
      </w:ins>
      <w:r w:rsidRPr="005B37D8">
        <w:rPr>
          <w:b/>
          <w:rPrChange w:id="1939" w:author="TerryA" w:date="2017-01-11T10:06:00Z">
            <w:rPr/>
          </w:rPrChange>
        </w:rPr>
        <w:t xml:space="preserve"> </w:t>
      </w:r>
      <w:r w:rsidR="002C03A2" w:rsidRPr="005B37D8">
        <w:rPr>
          <w:b/>
          <w:rPrChange w:id="1940" w:author="TerryA" w:date="2017-01-11T10:06:00Z">
            <w:rPr/>
          </w:rPrChange>
        </w:rPr>
        <w:t>Proof of Asset Participants</w:t>
      </w:r>
      <w:bookmarkEnd w:id="1936"/>
      <w:r w:rsidR="002C03A2" w:rsidRPr="005B37D8">
        <w:rPr>
          <w:b/>
          <w:rPrChange w:id="1941" w:author="TerryA" w:date="2017-01-11T10:06:00Z">
            <w:rPr/>
          </w:rPrChange>
        </w:rPr>
        <w:t xml:space="preserve"> </w:t>
      </w:r>
    </w:p>
    <w:p w14:paraId="576D9019" w14:textId="2CA735AD" w:rsidR="002C03A2" w:rsidRPr="009C0CC1" w:rsidDel="000A278A" w:rsidRDefault="002C03A2" w:rsidP="00437EA6">
      <w:pPr>
        <w:pStyle w:val="PlainText"/>
        <w:jc w:val="center"/>
        <w:rPr>
          <w:del w:id="1942" w:author="Johannes Breytenbach" w:date="2017-02-13T16:27:00Z"/>
          <w:rFonts w:ascii="Times New Roman" w:hAnsi="Times New Roman" w:cs="Times New Roman"/>
          <w:b/>
          <w:sz w:val="20"/>
          <w:szCs w:val="20"/>
        </w:rPr>
      </w:pPr>
      <w:del w:id="1943" w:author="Johannes Breytenbach" w:date="2017-02-13T16:27:00Z">
        <w:r w:rsidRPr="009C0CC1" w:rsidDel="000A278A">
          <w:rPr>
            <w:rFonts w:ascii="Times New Roman" w:hAnsi="Times New Roman" w:cs="Times New Roman"/>
            <w:sz w:val="20"/>
            <w:szCs w:val="20"/>
          </w:rPr>
          <w:delText xml:space="preserve">(Blockchain Oracle Entities) </w:delText>
        </w:r>
      </w:del>
    </w:p>
    <w:p w14:paraId="213DFC7B" w14:textId="25C3042B" w:rsidR="002C03A2" w:rsidRPr="009C0CC1" w:rsidDel="000A278A" w:rsidRDefault="002C03A2" w:rsidP="0007411D">
      <w:pPr>
        <w:pStyle w:val="PlainText"/>
        <w:rPr>
          <w:del w:id="1944" w:author="Johannes Breytenbach" w:date="2017-02-13T16:27:00Z"/>
          <w:rFonts w:ascii="Times New Roman" w:hAnsi="Times New Roman" w:cs="Times New Roman"/>
          <w:sz w:val="20"/>
          <w:szCs w:val="20"/>
        </w:rPr>
      </w:pPr>
    </w:p>
    <w:p w14:paraId="620BB5A7" w14:textId="77777777" w:rsidR="002C03A2" w:rsidRPr="009C0CC1" w:rsidRDefault="002C03A2">
      <w:pPr>
        <w:pStyle w:val="Heading2"/>
        <w:pPrChange w:id="1945" w:author="Johannes Breytenbach" w:date="2017-01-07T12:11:00Z">
          <w:pPr>
            <w:pStyle w:val="PlainText"/>
          </w:pPr>
        </w:pPrChange>
      </w:pPr>
      <w:bookmarkStart w:id="1946" w:name="_Toc474766683"/>
      <w:r w:rsidRPr="009C0CC1">
        <w:t>Asset Vendor</w:t>
      </w:r>
      <w:bookmarkEnd w:id="1946"/>
      <w:r w:rsidRPr="009C0CC1">
        <w:t xml:space="preserve"> </w:t>
      </w:r>
      <w:bookmarkStart w:id="1947" w:name="_GoBack"/>
      <w:bookmarkEnd w:id="1947"/>
    </w:p>
    <w:p w14:paraId="76449FA1" w14:textId="77777777" w:rsidR="002C03A2" w:rsidRPr="009C0CC1" w:rsidDel="00A84341" w:rsidRDefault="002C03A2" w:rsidP="00EC2686">
      <w:pPr>
        <w:pStyle w:val="PlainText"/>
        <w:jc w:val="both"/>
        <w:rPr>
          <w:del w:id="1948" w:author="Johannes Breytenbach" w:date="2017-01-09T06:38:00Z"/>
          <w:rFonts w:ascii="Times New Roman" w:hAnsi="Times New Roman" w:cs="Times New Roman"/>
          <w:sz w:val="20"/>
          <w:szCs w:val="20"/>
        </w:rPr>
      </w:pPr>
    </w:p>
    <w:p w14:paraId="41ACED22" w14:textId="30469F9F" w:rsidR="0044366C" w:rsidRPr="009C0CC1" w:rsidRDefault="00437EA6" w:rsidP="00EC2686">
      <w:pPr>
        <w:pStyle w:val="PlainText"/>
        <w:jc w:val="both"/>
        <w:rPr>
          <w:rStyle w:val="text"/>
          <w:rFonts w:ascii="Times New Roman" w:hAnsi="Times New Roman" w:cs="Times New Roman"/>
          <w:sz w:val="20"/>
          <w:szCs w:val="20"/>
        </w:rPr>
      </w:pPr>
      <w:del w:id="1949" w:author="Johannes Breytenbach" w:date="2017-01-07T12:03:00Z">
        <w:r w:rsidRPr="009C0CC1" w:rsidDel="00BF4948">
          <w:rPr>
            <w:rFonts w:ascii="Times New Roman" w:hAnsi="Times New Roman" w:cs="Times New Roman"/>
            <w:sz w:val="20"/>
            <w:szCs w:val="20"/>
          </w:rPr>
          <w:delText xml:space="preserve">Perth </w:delText>
        </w:r>
      </w:del>
      <w:ins w:id="1950" w:author="Johannes Breytenbach" w:date="2017-01-07T12:03:00Z">
        <w:r w:rsidR="00BF4948">
          <w:rPr>
            <w:rFonts w:ascii="Times New Roman" w:hAnsi="Times New Roman" w:cs="Times New Roman"/>
            <w:sz w:val="20"/>
            <w:szCs w:val="20"/>
          </w:rPr>
          <w:t>Central</w:t>
        </w:r>
        <w:r w:rsidR="00BF4948" w:rsidRPr="009C0CC1">
          <w:rPr>
            <w:rFonts w:ascii="Times New Roman" w:hAnsi="Times New Roman" w:cs="Times New Roman"/>
            <w:sz w:val="20"/>
            <w:szCs w:val="20"/>
          </w:rPr>
          <w:t xml:space="preserve"> </w:t>
        </w:r>
      </w:ins>
      <w:r w:rsidRPr="009C0CC1">
        <w:rPr>
          <w:rFonts w:ascii="Times New Roman" w:hAnsi="Times New Roman" w:cs="Times New Roman"/>
          <w:sz w:val="20"/>
          <w:szCs w:val="20"/>
        </w:rPr>
        <w:t xml:space="preserve">Mint, </w:t>
      </w:r>
      <w:del w:id="1951" w:author="Johannes Breytenbach" w:date="2017-01-07T12:04:00Z">
        <w:r w:rsidRPr="009C0CC1" w:rsidDel="00BF4948">
          <w:rPr>
            <w:rFonts w:ascii="Times New Roman" w:hAnsi="Times New Roman" w:cs="Times New Roman"/>
            <w:sz w:val="20"/>
            <w:szCs w:val="20"/>
          </w:rPr>
          <w:delText xml:space="preserve">Australia, </w:delText>
        </w:r>
        <w:r w:rsidR="0044366C" w:rsidRPr="009C0CC1" w:rsidDel="00BF4948">
          <w:rPr>
            <w:rFonts w:ascii="Times New Roman" w:hAnsi="Times New Roman" w:cs="Times New Roman"/>
            <w:sz w:val="20"/>
            <w:szCs w:val="20"/>
          </w:rPr>
          <w:delText xml:space="preserve">(www.perthmint.com.au ) </w:delText>
        </w:r>
      </w:del>
      <w:r w:rsidR="002C03A2" w:rsidRPr="009C0CC1">
        <w:rPr>
          <w:rFonts w:ascii="Times New Roman" w:hAnsi="Times New Roman" w:cs="Times New Roman"/>
          <w:sz w:val="20"/>
          <w:szCs w:val="20"/>
        </w:rPr>
        <w:t>a publicly listed company, supplies Bullion Market</w:t>
      </w:r>
      <w:r w:rsidR="007B5296" w:rsidRPr="009C0CC1">
        <w:rPr>
          <w:rFonts w:ascii="Times New Roman" w:hAnsi="Times New Roman" w:cs="Times New Roman"/>
          <w:sz w:val="20"/>
          <w:szCs w:val="20"/>
        </w:rPr>
        <w:t xml:space="preserve">s </w:t>
      </w:r>
      <w:r w:rsidR="002C03A2" w:rsidRPr="009C0CC1">
        <w:rPr>
          <w:rFonts w:ascii="Times New Roman" w:hAnsi="Times New Roman" w:cs="Times New Roman"/>
          <w:sz w:val="20"/>
          <w:szCs w:val="20"/>
        </w:rPr>
        <w:t xml:space="preserve">certified </w:t>
      </w:r>
      <w:del w:id="1952" w:author="Johannes Breytenbach" w:date="2017-01-06T07:19:00Z">
        <w:r w:rsidR="002C03A2" w:rsidRPr="009C0CC1" w:rsidDel="0002066C">
          <w:rPr>
            <w:rFonts w:ascii="Times New Roman" w:hAnsi="Times New Roman" w:cs="Times New Roman"/>
            <w:sz w:val="20"/>
            <w:szCs w:val="20"/>
          </w:rPr>
          <w:delText>gold</w:delText>
        </w:r>
      </w:del>
      <w:ins w:id="1953" w:author="Johannes Breytenbach" w:date="2017-01-20T11:00:00Z">
        <w:r w:rsidR="00574736">
          <w:rPr>
            <w:rFonts w:ascii="Times New Roman" w:hAnsi="Times New Roman" w:cs="Times New Roman"/>
            <w:sz w:val="20"/>
            <w:szCs w:val="20"/>
          </w:rPr>
          <w:t>gold</w:t>
        </w:r>
      </w:ins>
      <w:r w:rsidR="002C03A2" w:rsidRPr="009C0CC1">
        <w:rPr>
          <w:rFonts w:ascii="Times New Roman" w:hAnsi="Times New Roman" w:cs="Times New Roman"/>
          <w:sz w:val="20"/>
          <w:szCs w:val="20"/>
        </w:rPr>
        <w:t xml:space="preserve"> bullion bars through the </w:t>
      </w:r>
      <w:r w:rsidR="007B5296" w:rsidRPr="009C0CC1">
        <w:rPr>
          <w:rFonts w:ascii="Times New Roman" w:hAnsi="Times New Roman" w:cs="Times New Roman"/>
          <w:sz w:val="20"/>
          <w:szCs w:val="20"/>
        </w:rPr>
        <w:t xml:space="preserve">Bullion </w:t>
      </w:r>
      <w:r w:rsidR="0044366C" w:rsidRPr="009C0CC1">
        <w:rPr>
          <w:rFonts w:ascii="Times New Roman" w:hAnsi="Times New Roman" w:cs="Times New Roman"/>
          <w:sz w:val="20"/>
          <w:szCs w:val="20"/>
        </w:rPr>
        <w:t xml:space="preserve">Marketplace. Established in 1899, </w:t>
      </w:r>
      <w:r w:rsidR="002C03A2" w:rsidRPr="009C0CC1">
        <w:rPr>
          <w:rFonts w:ascii="Times New Roman" w:hAnsi="Times New Roman" w:cs="Times New Roman"/>
          <w:sz w:val="20"/>
          <w:szCs w:val="20"/>
        </w:rPr>
        <w:t xml:space="preserve">they </w:t>
      </w:r>
      <w:r w:rsidR="0044366C" w:rsidRPr="009C0CC1">
        <w:rPr>
          <w:rFonts w:ascii="Times New Roman" w:hAnsi="Times New Roman" w:cs="Times New Roman"/>
          <w:sz w:val="20"/>
          <w:szCs w:val="20"/>
        </w:rPr>
        <w:t xml:space="preserve">were a branch of Britain’s Royal Mint. </w:t>
      </w:r>
      <w:r w:rsidR="0044366C" w:rsidRPr="009C0CC1">
        <w:rPr>
          <w:rStyle w:val="text"/>
          <w:rFonts w:ascii="Times New Roman" w:hAnsi="Times New Roman" w:cs="Times New Roman"/>
          <w:sz w:val="20"/>
          <w:szCs w:val="20"/>
        </w:rPr>
        <w:t xml:space="preserve">The </w:t>
      </w:r>
      <w:del w:id="1954" w:author="Johannes Breytenbach" w:date="2017-01-07T12:04:00Z">
        <w:r w:rsidR="0044366C" w:rsidRPr="009C0CC1" w:rsidDel="00BF4948">
          <w:rPr>
            <w:rStyle w:val="text"/>
            <w:rFonts w:ascii="Times New Roman" w:hAnsi="Times New Roman" w:cs="Times New Roman"/>
            <w:sz w:val="20"/>
            <w:szCs w:val="20"/>
          </w:rPr>
          <w:delText xml:space="preserve">Perth </w:delText>
        </w:r>
      </w:del>
      <w:ins w:id="1955" w:author="Johannes Breytenbach" w:date="2017-01-07T12:04:00Z">
        <w:r w:rsidR="00BF4948">
          <w:rPr>
            <w:rStyle w:val="text"/>
            <w:rFonts w:ascii="Times New Roman" w:hAnsi="Times New Roman" w:cs="Times New Roman"/>
            <w:sz w:val="20"/>
            <w:szCs w:val="20"/>
          </w:rPr>
          <w:t>Central</w:t>
        </w:r>
        <w:r w:rsidR="00BF4948" w:rsidRPr="009C0CC1">
          <w:rPr>
            <w:rStyle w:val="text"/>
            <w:rFonts w:ascii="Times New Roman" w:hAnsi="Times New Roman" w:cs="Times New Roman"/>
            <w:sz w:val="20"/>
            <w:szCs w:val="20"/>
          </w:rPr>
          <w:t xml:space="preserve"> </w:t>
        </w:r>
      </w:ins>
      <w:r w:rsidR="0044366C" w:rsidRPr="009C0CC1">
        <w:rPr>
          <w:rStyle w:val="text"/>
          <w:rFonts w:ascii="Times New Roman" w:hAnsi="Times New Roman" w:cs="Times New Roman"/>
          <w:sz w:val="20"/>
          <w:szCs w:val="20"/>
        </w:rPr>
        <w:t xml:space="preserve">Mint is </w:t>
      </w:r>
      <w:del w:id="1956" w:author="Johannes Breytenbach" w:date="2017-01-07T12:04:00Z">
        <w:r w:rsidR="0044366C" w:rsidRPr="009C0CC1" w:rsidDel="00BF4948">
          <w:rPr>
            <w:rStyle w:val="text"/>
            <w:rFonts w:ascii="Times New Roman" w:hAnsi="Times New Roman" w:cs="Times New Roman"/>
            <w:sz w:val="20"/>
            <w:szCs w:val="20"/>
          </w:rPr>
          <w:delText xml:space="preserve">Australia’s </w:delText>
        </w:r>
      </w:del>
      <w:ins w:id="1957" w:author="Johannes Breytenbach" w:date="2017-01-07T12:04:00Z">
        <w:r w:rsidR="00BF4948">
          <w:rPr>
            <w:rStyle w:val="text"/>
            <w:rFonts w:ascii="Times New Roman" w:hAnsi="Times New Roman" w:cs="Times New Roman"/>
            <w:sz w:val="20"/>
            <w:szCs w:val="20"/>
          </w:rPr>
          <w:t>the</w:t>
        </w:r>
        <w:r w:rsidR="00BF4948" w:rsidRPr="009C0CC1">
          <w:rPr>
            <w:rStyle w:val="text"/>
            <w:rFonts w:ascii="Times New Roman" w:hAnsi="Times New Roman" w:cs="Times New Roman"/>
            <w:sz w:val="20"/>
            <w:szCs w:val="20"/>
          </w:rPr>
          <w:t xml:space="preserve"> </w:t>
        </w:r>
      </w:ins>
      <w:r w:rsidR="0044366C" w:rsidRPr="009C0CC1">
        <w:rPr>
          <w:rStyle w:val="text"/>
          <w:rFonts w:ascii="Times New Roman" w:hAnsi="Times New Roman" w:cs="Times New Roman"/>
          <w:sz w:val="20"/>
          <w:szCs w:val="20"/>
        </w:rPr>
        <w:t>largest fully integrated</w:t>
      </w:r>
      <w:ins w:id="1958" w:author="Johannes Breytenbach" w:date="2017-01-07T12:05:00Z">
        <w:r w:rsidR="00BF4948">
          <w:rPr>
            <w:rStyle w:val="text"/>
            <w:rFonts w:ascii="Times New Roman" w:hAnsi="Times New Roman" w:cs="Times New Roman"/>
            <w:sz w:val="20"/>
            <w:szCs w:val="20"/>
          </w:rPr>
          <w:t xml:space="preserve"> Mint in the country of origin</w:t>
        </w:r>
      </w:ins>
      <w:r w:rsidR="0044366C" w:rsidRPr="009C0CC1">
        <w:rPr>
          <w:rStyle w:val="text"/>
          <w:rFonts w:ascii="Times New Roman" w:hAnsi="Times New Roman" w:cs="Times New Roman"/>
          <w:sz w:val="20"/>
          <w:szCs w:val="20"/>
        </w:rPr>
        <w:t xml:space="preserve">, innovative precious metals enterprise, providing premium </w:t>
      </w:r>
      <w:del w:id="1959" w:author="Johannes Breytenbach" w:date="2017-01-06T07:19:00Z">
        <w:r w:rsidR="0044366C" w:rsidRPr="009C0CC1" w:rsidDel="0002066C">
          <w:rPr>
            <w:rStyle w:val="text"/>
            <w:rFonts w:ascii="Times New Roman" w:hAnsi="Times New Roman" w:cs="Times New Roman"/>
            <w:sz w:val="20"/>
            <w:szCs w:val="20"/>
          </w:rPr>
          <w:delText>gold</w:delText>
        </w:r>
      </w:del>
      <w:ins w:id="1960" w:author="Johannes Breytenbach" w:date="2017-01-20T11:00:00Z">
        <w:r w:rsidR="00574736">
          <w:rPr>
            <w:rStyle w:val="text"/>
            <w:rFonts w:ascii="Times New Roman" w:hAnsi="Times New Roman" w:cs="Times New Roman"/>
            <w:sz w:val="20"/>
            <w:szCs w:val="20"/>
          </w:rPr>
          <w:t>gold</w:t>
        </w:r>
      </w:ins>
      <w:del w:id="1961" w:author="Johannes Breytenbach" w:date="2017-01-07T12:05:00Z">
        <w:r w:rsidR="0044366C" w:rsidRPr="009C0CC1" w:rsidDel="00BF4948">
          <w:rPr>
            <w:rStyle w:val="text"/>
            <w:rFonts w:ascii="Times New Roman" w:hAnsi="Times New Roman" w:cs="Times New Roman"/>
            <w:sz w:val="20"/>
            <w:szCs w:val="20"/>
          </w:rPr>
          <w:delText xml:space="preserve">, silver </w:delText>
        </w:r>
      </w:del>
      <w:ins w:id="1962" w:author="Johannes Breytenbach" w:date="2017-01-07T12:05:00Z">
        <w:r w:rsidR="00BF4948">
          <w:rPr>
            <w:rStyle w:val="text"/>
            <w:rFonts w:ascii="Times New Roman" w:hAnsi="Times New Roman" w:cs="Times New Roman"/>
            <w:sz w:val="20"/>
            <w:szCs w:val="20"/>
          </w:rPr>
          <w:t xml:space="preserve"> </w:t>
        </w:r>
      </w:ins>
      <w:r w:rsidR="0044366C" w:rsidRPr="009C0CC1">
        <w:rPr>
          <w:rStyle w:val="text"/>
          <w:rFonts w:ascii="Times New Roman" w:hAnsi="Times New Roman" w:cs="Times New Roman"/>
          <w:sz w:val="20"/>
          <w:szCs w:val="20"/>
        </w:rPr>
        <w:t>and platinum products and services to markets throughout the world.</w:t>
      </w:r>
    </w:p>
    <w:p w14:paraId="2211FEC1" w14:textId="77777777" w:rsidR="002C03A2" w:rsidRPr="009C0CC1" w:rsidRDefault="002C03A2" w:rsidP="00EC2686">
      <w:pPr>
        <w:pStyle w:val="PlainText"/>
        <w:jc w:val="both"/>
        <w:rPr>
          <w:rFonts w:ascii="Times New Roman" w:hAnsi="Times New Roman" w:cs="Times New Roman"/>
          <w:sz w:val="20"/>
          <w:szCs w:val="20"/>
        </w:rPr>
      </w:pPr>
    </w:p>
    <w:p w14:paraId="2766FDF1" w14:textId="77777777" w:rsidR="002C03A2" w:rsidRPr="009C0CC1" w:rsidRDefault="002C03A2">
      <w:pPr>
        <w:pStyle w:val="Heading2"/>
        <w:pPrChange w:id="1963" w:author="Johannes Breytenbach" w:date="2017-01-07T12:11:00Z">
          <w:pPr>
            <w:pStyle w:val="PlainText"/>
          </w:pPr>
        </w:pPrChange>
      </w:pPr>
      <w:bookmarkStart w:id="1964" w:name="_Toc474766684"/>
      <w:r w:rsidRPr="009C0CC1">
        <w:t>Independent Auditor</w:t>
      </w:r>
      <w:bookmarkEnd w:id="1964"/>
      <w:r w:rsidRPr="009C0CC1">
        <w:t xml:space="preserve"> </w:t>
      </w:r>
    </w:p>
    <w:p w14:paraId="3528D97F" w14:textId="77777777" w:rsidR="002C03A2" w:rsidRPr="009C0CC1" w:rsidDel="00A84341" w:rsidRDefault="002C03A2" w:rsidP="0007411D">
      <w:pPr>
        <w:pStyle w:val="PlainText"/>
        <w:rPr>
          <w:del w:id="1965" w:author="Johannes Breytenbach" w:date="2017-01-09T06:38:00Z"/>
          <w:rFonts w:ascii="Times New Roman" w:hAnsi="Times New Roman" w:cs="Times New Roman"/>
          <w:sz w:val="20"/>
          <w:szCs w:val="20"/>
        </w:rPr>
      </w:pPr>
    </w:p>
    <w:p w14:paraId="7B2CB9E5" w14:textId="4AEB0F91" w:rsidR="002C03A2" w:rsidRPr="009C0CC1" w:rsidRDefault="00BF4948" w:rsidP="00EC2686">
      <w:pPr>
        <w:pStyle w:val="PlainText"/>
        <w:jc w:val="both"/>
        <w:rPr>
          <w:rFonts w:ascii="Times New Roman" w:hAnsi="Times New Roman" w:cs="Times New Roman"/>
          <w:sz w:val="20"/>
          <w:szCs w:val="20"/>
        </w:rPr>
      </w:pPr>
      <w:ins w:id="1966" w:author="Johannes Breytenbach" w:date="2017-01-07T12:04:00Z">
        <w:r>
          <w:rPr>
            <w:rFonts w:ascii="Times New Roman" w:hAnsi="Times New Roman" w:cs="Times New Roman"/>
            <w:sz w:val="20"/>
            <w:szCs w:val="20"/>
          </w:rPr>
          <w:t>Auditors</w:t>
        </w:r>
      </w:ins>
      <w:del w:id="1967" w:author="Johannes Breytenbach" w:date="2017-01-07T12:04:00Z">
        <w:r w:rsidR="0044366C" w:rsidRPr="009C0CC1" w:rsidDel="00BF4948">
          <w:rPr>
            <w:rFonts w:ascii="Times New Roman" w:hAnsi="Times New Roman" w:cs="Times New Roman"/>
            <w:sz w:val="20"/>
            <w:szCs w:val="20"/>
          </w:rPr>
          <w:delText>???</w:delText>
        </w:r>
      </w:del>
      <w:r w:rsidR="0044366C" w:rsidRPr="009C0CC1">
        <w:rPr>
          <w:rFonts w:ascii="Times New Roman" w:hAnsi="Times New Roman" w:cs="Times New Roman"/>
          <w:sz w:val="20"/>
          <w:szCs w:val="20"/>
        </w:rPr>
        <w:t xml:space="preserve"> </w:t>
      </w:r>
      <w:r w:rsidR="002C03A2" w:rsidRPr="009C0CC1">
        <w:rPr>
          <w:rFonts w:ascii="Times New Roman" w:hAnsi="Times New Roman" w:cs="Times New Roman"/>
          <w:sz w:val="20"/>
          <w:szCs w:val="20"/>
        </w:rPr>
        <w:t xml:space="preserve"> will carry out quarterly checks on the </w:t>
      </w:r>
      <w:r w:rsidR="0044366C" w:rsidRPr="009C0CC1">
        <w:rPr>
          <w:rFonts w:ascii="Times New Roman" w:hAnsi="Times New Roman" w:cs="Times New Roman"/>
          <w:sz w:val="20"/>
          <w:szCs w:val="20"/>
        </w:rPr>
        <w:t>“</w:t>
      </w:r>
      <w:del w:id="1968" w:author="Johannes Breytenbach" w:date="2017-01-06T07:19:00Z">
        <w:r w:rsidR="0044366C" w:rsidRPr="009C0CC1" w:rsidDel="0002066C">
          <w:rPr>
            <w:rFonts w:ascii="Times New Roman" w:hAnsi="Times New Roman" w:cs="Times New Roman"/>
            <w:sz w:val="20"/>
            <w:szCs w:val="20"/>
          </w:rPr>
          <w:delText>Gold</w:delText>
        </w:r>
      </w:del>
      <w:ins w:id="1969" w:author="Johannes Breytenbach" w:date="2017-01-20T11:00:00Z">
        <w:r w:rsidR="00574736">
          <w:rPr>
            <w:rFonts w:ascii="Times New Roman" w:hAnsi="Times New Roman" w:cs="Times New Roman"/>
            <w:sz w:val="20"/>
            <w:szCs w:val="20"/>
          </w:rPr>
          <w:t>Gold</w:t>
        </w:r>
      </w:ins>
      <w:r w:rsidR="0044366C" w:rsidRPr="009C0CC1">
        <w:rPr>
          <w:rFonts w:ascii="Times New Roman" w:hAnsi="Times New Roman" w:cs="Times New Roman"/>
          <w:sz w:val="20"/>
          <w:szCs w:val="20"/>
        </w:rPr>
        <w:t xml:space="preserve"> certificates” provided by </w:t>
      </w:r>
      <w:del w:id="1970" w:author="Johannes Breytenbach" w:date="2017-01-07T12:04:00Z">
        <w:r w:rsidR="0044366C" w:rsidRPr="009C0CC1" w:rsidDel="00BF4948">
          <w:rPr>
            <w:rFonts w:ascii="Times New Roman" w:hAnsi="Times New Roman" w:cs="Times New Roman"/>
            <w:sz w:val="20"/>
            <w:szCs w:val="20"/>
          </w:rPr>
          <w:delText xml:space="preserve">Perth </w:delText>
        </w:r>
      </w:del>
      <w:ins w:id="1971" w:author="Johannes Breytenbach" w:date="2017-01-07T12:04:00Z">
        <w:r>
          <w:rPr>
            <w:rFonts w:ascii="Times New Roman" w:hAnsi="Times New Roman" w:cs="Times New Roman"/>
            <w:sz w:val="20"/>
            <w:szCs w:val="20"/>
          </w:rPr>
          <w:t>Central</w:t>
        </w:r>
        <w:r w:rsidRPr="009C0CC1">
          <w:rPr>
            <w:rFonts w:ascii="Times New Roman" w:hAnsi="Times New Roman" w:cs="Times New Roman"/>
            <w:sz w:val="20"/>
            <w:szCs w:val="20"/>
          </w:rPr>
          <w:t xml:space="preserve"> </w:t>
        </w:r>
      </w:ins>
      <w:r w:rsidR="0044366C" w:rsidRPr="009C0CC1">
        <w:rPr>
          <w:rFonts w:ascii="Times New Roman" w:hAnsi="Times New Roman" w:cs="Times New Roman"/>
          <w:sz w:val="20"/>
          <w:szCs w:val="20"/>
        </w:rPr>
        <w:t xml:space="preserve">Mint </w:t>
      </w:r>
      <w:r w:rsidR="002C03A2" w:rsidRPr="009C0CC1">
        <w:rPr>
          <w:rFonts w:ascii="Times New Roman" w:hAnsi="Times New Roman" w:cs="Times New Roman"/>
          <w:sz w:val="20"/>
          <w:szCs w:val="20"/>
        </w:rPr>
        <w:t>to ensure accounting is upheld. They are a multinational group with capabilities</w:t>
      </w:r>
      <w:r w:rsidR="0044366C" w:rsidRPr="009C0CC1">
        <w:rPr>
          <w:rFonts w:ascii="Times New Roman" w:hAnsi="Times New Roman" w:cs="Times New Roman"/>
          <w:sz w:val="20"/>
          <w:szCs w:val="20"/>
        </w:rPr>
        <w:t xml:space="preserve"> </w:t>
      </w:r>
      <w:r w:rsidR="002C03A2" w:rsidRPr="009C0CC1">
        <w:rPr>
          <w:rFonts w:ascii="Times New Roman" w:hAnsi="Times New Roman" w:cs="Times New Roman"/>
          <w:sz w:val="20"/>
          <w:szCs w:val="20"/>
        </w:rPr>
        <w:t xml:space="preserve">in an extensive range of commodities, providing independent inspection, sampling and testing services of precious </w:t>
      </w:r>
      <w:r w:rsidR="0044366C" w:rsidRPr="009C0CC1">
        <w:rPr>
          <w:rFonts w:ascii="Times New Roman" w:hAnsi="Times New Roman" w:cs="Times New Roman"/>
          <w:sz w:val="20"/>
          <w:szCs w:val="20"/>
        </w:rPr>
        <w:t>m</w:t>
      </w:r>
      <w:r w:rsidR="002C03A2" w:rsidRPr="009C0CC1">
        <w:rPr>
          <w:rFonts w:ascii="Times New Roman" w:hAnsi="Times New Roman" w:cs="Times New Roman"/>
          <w:sz w:val="20"/>
          <w:szCs w:val="20"/>
        </w:rPr>
        <w:t xml:space="preserve">etals. </w:t>
      </w:r>
    </w:p>
    <w:p w14:paraId="7DE48172" w14:textId="77777777" w:rsidR="002C03A2" w:rsidRPr="009C0CC1" w:rsidRDefault="002C03A2" w:rsidP="00EC2686">
      <w:pPr>
        <w:pStyle w:val="PlainText"/>
        <w:jc w:val="both"/>
        <w:rPr>
          <w:rFonts w:ascii="Times New Roman" w:hAnsi="Times New Roman" w:cs="Times New Roman"/>
          <w:sz w:val="20"/>
          <w:szCs w:val="20"/>
        </w:rPr>
      </w:pPr>
    </w:p>
    <w:p w14:paraId="4246EAF9" w14:textId="77777777" w:rsidR="002C03A2" w:rsidRPr="00EC2686" w:rsidRDefault="004F3B1D">
      <w:pPr>
        <w:pStyle w:val="Heading2"/>
        <w:pPrChange w:id="1972" w:author="Johannes Breytenbach" w:date="2017-01-07T12:11:00Z">
          <w:pPr>
            <w:pStyle w:val="PlainText"/>
            <w:jc w:val="both"/>
          </w:pPr>
        </w:pPrChange>
      </w:pPr>
      <w:bookmarkStart w:id="1973" w:name="_Toc474766685"/>
      <w:ins w:id="1974" w:author="TerryA" w:date="2017-01-08T10:13:00Z">
        <w:r>
          <w:t xml:space="preserve">Blockchain is a </w:t>
        </w:r>
      </w:ins>
      <w:r w:rsidR="002C03A2" w:rsidRPr="00EC2686">
        <w:t>Multi-party Trust Mechanism</w:t>
      </w:r>
      <w:bookmarkEnd w:id="1973"/>
      <w:r w:rsidR="002C03A2" w:rsidRPr="00EC2686">
        <w:t xml:space="preserve"> </w:t>
      </w:r>
    </w:p>
    <w:p w14:paraId="35B13656" w14:textId="77777777" w:rsidR="002C03A2" w:rsidRPr="009C0CC1" w:rsidDel="00A84341" w:rsidRDefault="002C03A2" w:rsidP="00EC2686">
      <w:pPr>
        <w:pStyle w:val="PlainText"/>
        <w:jc w:val="both"/>
        <w:rPr>
          <w:del w:id="1975" w:author="Johannes Breytenbach" w:date="2017-01-09T06:38:00Z"/>
          <w:rFonts w:ascii="Times New Roman" w:hAnsi="Times New Roman" w:cs="Times New Roman"/>
          <w:sz w:val="20"/>
          <w:szCs w:val="20"/>
        </w:rPr>
      </w:pPr>
    </w:p>
    <w:p w14:paraId="6A7E5FF3"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The </w:t>
      </w:r>
      <w:r w:rsidR="0044366C" w:rsidRPr="009C0CC1">
        <w:rPr>
          <w:rFonts w:ascii="Times New Roman" w:hAnsi="Times New Roman" w:cs="Times New Roman"/>
          <w:sz w:val="20"/>
          <w:szCs w:val="20"/>
        </w:rPr>
        <w:t>OZ</w:t>
      </w:r>
      <w:del w:id="1976" w:author="Johannes Breytenbach" w:date="2017-01-07T12:05:00Z">
        <w:r w:rsidR="0044366C" w:rsidRPr="009C0CC1" w:rsidDel="00BF4948">
          <w:rPr>
            <w:rFonts w:ascii="Times New Roman" w:hAnsi="Times New Roman" w:cs="Times New Roman"/>
            <w:sz w:val="20"/>
            <w:szCs w:val="20"/>
          </w:rPr>
          <w:delText>-</w:delText>
        </w:r>
      </w:del>
      <w:r w:rsidR="0044366C" w:rsidRPr="009C0CC1">
        <w:rPr>
          <w:rFonts w:ascii="Times New Roman" w:hAnsi="Times New Roman" w:cs="Times New Roman"/>
          <w:sz w:val="20"/>
          <w:szCs w:val="20"/>
        </w:rPr>
        <w:t xml:space="preserve">coin </w:t>
      </w:r>
      <w:ins w:id="1977" w:author="TerryA" w:date="2017-01-08T10:13:00Z">
        <w:r w:rsidR="004F3B1D">
          <w:rPr>
            <w:rFonts w:ascii="Times New Roman" w:hAnsi="Times New Roman" w:cs="Times New Roman"/>
            <w:sz w:val="20"/>
            <w:szCs w:val="20"/>
          </w:rPr>
          <w:t xml:space="preserve">blockchain </w:t>
        </w:r>
      </w:ins>
      <w:r w:rsidR="0044366C" w:rsidRPr="009C0CC1">
        <w:rPr>
          <w:rFonts w:ascii="Times New Roman" w:hAnsi="Times New Roman" w:cs="Times New Roman"/>
          <w:sz w:val="20"/>
          <w:szCs w:val="20"/>
        </w:rPr>
        <w:t xml:space="preserve">Platform </w:t>
      </w:r>
      <w:r w:rsidRPr="009C0CC1">
        <w:rPr>
          <w:rFonts w:ascii="Times New Roman" w:hAnsi="Times New Roman" w:cs="Times New Roman"/>
          <w:sz w:val="20"/>
          <w:szCs w:val="20"/>
        </w:rPr>
        <w:t>relies on multiple independent participants to provide a transparent platform for the tokenization of physical assets. We can assume that miners in a Proof of Work based cryptocurrency system will act rationally, that is, that they would act in a way to maximize and protect their long term profits by performing their role of transaction verification.</w:t>
      </w:r>
      <w:del w:id="1978" w:author="TerryA" w:date="2017-01-08T10:12:00Z">
        <w:r w:rsidRPr="009C0CC1" w:rsidDel="004F3B1D">
          <w:rPr>
            <w:rFonts w:ascii="Times New Roman" w:hAnsi="Times New Roman" w:cs="Times New Roman"/>
            <w:sz w:val="20"/>
            <w:szCs w:val="20"/>
          </w:rPr>
          <w:delText xml:space="preserve"> We assume that</w:delText>
        </w:r>
        <w:r w:rsidR="0044366C" w:rsidRPr="009C0CC1" w:rsidDel="004F3B1D">
          <w:rPr>
            <w:rFonts w:ascii="Times New Roman" w:hAnsi="Times New Roman" w:cs="Times New Roman"/>
            <w:sz w:val="20"/>
            <w:szCs w:val="20"/>
          </w:rPr>
          <w:delText xml:space="preserve"> </w:delText>
        </w:r>
        <w:r w:rsidRPr="009C0CC1" w:rsidDel="004F3B1D">
          <w:rPr>
            <w:rFonts w:ascii="Times New Roman" w:hAnsi="Times New Roman" w:cs="Times New Roman"/>
            <w:sz w:val="20"/>
            <w:szCs w:val="20"/>
          </w:rPr>
          <w:delText>a cartel of rational miners would not collude to perform double spending attacks as such attacks would cause reputational damage to the entire system.</w:delText>
        </w:r>
      </w:del>
      <w:r w:rsidRPr="009C0CC1">
        <w:rPr>
          <w:rFonts w:ascii="Times New Roman" w:hAnsi="Times New Roman" w:cs="Times New Roman"/>
          <w:sz w:val="20"/>
          <w:szCs w:val="20"/>
        </w:rPr>
        <w:t xml:space="preserve"> </w:t>
      </w:r>
      <w:del w:id="1979" w:author="TerryA" w:date="2017-01-08T10:12:00Z">
        <w:r w:rsidRPr="009C0CC1" w:rsidDel="004F3B1D">
          <w:rPr>
            <w:rFonts w:ascii="Times New Roman" w:hAnsi="Times New Roman" w:cs="Times New Roman"/>
            <w:sz w:val="20"/>
            <w:szCs w:val="20"/>
          </w:rPr>
          <w:delText xml:space="preserve">We must therefore assume that in the </w:delText>
        </w:r>
        <w:r w:rsidR="0044366C" w:rsidRPr="009C0CC1" w:rsidDel="004F3B1D">
          <w:rPr>
            <w:rFonts w:ascii="Times New Roman" w:hAnsi="Times New Roman" w:cs="Times New Roman"/>
            <w:sz w:val="20"/>
            <w:szCs w:val="20"/>
          </w:rPr>
          <w:delText xml:space="preserve">OZ-coin Platform </w:delText>
        </w:r>
        <w:r w:rsidRPr="009C0CC1" w:rsidDel="004F3B1D">
          <w:rPr>
            <w:rFonts w:ascii="Times New Roman" w:hAnsi="Times New Roman" w:cs="Times New Roman"/>
            <w:sz w:val="20"/>
            <w:szCs w:val="20"/>
          </w:rPr>
          <w:delText>which is the tri-party system consisting of asset providing vendors, the asset custodian in charge of storing and securing the asset from theft</w:delText>
        </w:r>
        <w:r w:rsidR="00215DB4" w:rsidRPr="009C0CC1" w:rsidDel="004F3B1D">
          <w:rPr>
            <w:rFonts w:ascii="Times New Roman" w:hAnsi="Times New Roman" w:cs="Times New Roman"/>
            <w:sz w:val="20"/>
            <w:szCs w:val="20"/>
          </w:rPr>
          <w:delText xml:space="preserve">, and the auditor in charge of </w:delText>
        </w:r>
        <w:r w:rsidRPr="009C0CC1" w:rsidDel="004F3B1D">
          <w:rPr>
            <w:rFonts w:ascii="Times New Roman" w:hAnsi="Times New Roman" w:cs="Times New Roman"/>
            <w:sz w:val="20"/>
            <w:szCs w:val="20"/>
          </w:rPr>
          <w:delText xml:space="preserve">ensuring the authenticity of the reported assets in custody are all acting in a rational manner who are trying to maximize their profits from the fees that they collect for their service. </w:delText>
        </w:r>
      </w:del>
    </w:p>
    <w:p w14:paraId="0D33DDE6" w14:textId="77777777" w:rsidR="002C03A2" w:rsidRPr="009C0CC1" w:rsidRDefault="002C03A2" w:rsidP="00EC2686">
      <w:pPr>
        <w:pStyle w:val="PlainText"/>
        <w:jc w:val="both"/>
        <w:rPr>
          <w:rFonts w:ascii="Times New Roman" w:hAnsi="Times New Roman" w:cs="Times New Roman"/>
          <w:sz w:val="20"/>
          <w:szCs w:val="20"/>
        </w:rPr>
      </w:pPr>
    </w:p>
    <w:p w14:paraId="19D47442" w14:textId="77777777" w:rsidR="002C03A2" w:rsidRPr="005B37D8" w:rsidRDefault="002C03A2">
      <w:pPr>
        <w:pStyle w:val="Heading1"/>
        <w:rPr>
          <w:b/>
          <w:rPrChange w:id="1980" w:author="TerryA" w:date="2017-01-11T10:06:00Z">
            <w:rPr/>
          </w:rPrChange>
        </w:rPr>
        <w:pPrChange w:id="1981" w:author="Johannes Breytenbach" w:date="2017-01-07T12:11:00Z">
          <w:pPr>
            <w:pStyle w:val="PlainText"/>
            <w:jc w:val="center"/>
          </w:pPr>
        </w:pPrChange>
      </w:pPr>
      <w:bookmarkStart w:id="1982" w:name="_Toc474766686"/>
      <w:r w:rsidRPr="005B37D8">
        <w:rPr>
          <w:b/>
          <w:rPrChange w:id="1983" w:author="TerryA" w:date="2017-01-11T10:06:00Z">
            <w:rPr/>
          </w:rPrChange>
        </w:rPr>
        <w:t>Mitigating Potential Points of Failure with Real World Governance</w:t>
      </w:r>
      <w:bookmarkEnd w:id="1982"/>
    </w:p>
    <w:p w14:paraId="067CC832" w14:textId="77777777" w:rsidR="002C03A2" w:rsidRPr="009C0CC1" w:rsidRDefault="002C03A2" w:rsidP="0007411D">
      <w:pPr>
        <w:pStyle w:val="PlainText"/>
        <w:rPr>
          <w:rFonts w:ascii="Times New Roman" w:hAnsi="Times New Roman" w:cs="Times New Roman"/>
          <w:sz w:val="20"/>
          <w:szCs w:val="20"/>
        </w:rPr>
      </w:pPr>
    </w:p>
    <w:p w14:paraId="7C18CCD3" w14:textId="77777777" w:rsidR="002C03A2" w:rsidRPr="009C0CC1" w:rsidRDefault="002C03A2">
      <w:pPr>
        <w:pStyle w:val="Heading2"/>
        <w:pPrChange w:id="1984" w:author="Johannes Breytenbach" w:date="2017-01-07T12:11:00Z">
          <w:pPr>
            <w:pStyle w:val="PlainText"/>
          </w:pPr>
        </w:pPrChange>
      </w:pPr>
      <w:bookmarkStart w:id="1985" w:name="_Toc474766687"/>
      <w:r w:rsidRPr="009C0CC1">
        <w:t>Dishonest Entities and collusion in the chain of custody</w:t>
      </w:r>
      <w:bookmarkEnd w:id="1985"/>
      <w:r w:rsidRPr="009C0CC1">
        <w:t xml:space="preserve"> </w:t>
      </w:r>
    </w:p>
    <w:p w14:paraId="5E76B05D" w14:textId="77777777" w:rsidR="002C03A2" w:rsidRPr="009C0CC1" w:rsidDel="00A84341" w:rsidRDefault="002C03A2" w:rsidP="0007411D">
      <w:pPr>
        <w:pStyle w:val="PlainText"/>
        <w:rPr>
          <w:del w:id="1986" w:author="Johannes Breytenbach" w:date="2017-01-09T06:38:00Z"/>
          <w:rFonts w:ascii="Times New Roman" w:hAnsi="Times New Roman" w:cs="Times New Roman"/>
          <w:sz w:val="20"/>
          <w:szCs w:val="20"/>
        </w:rPr>
      </w:pPr>
    </w:p>
    <w:p w14:paraId="0A58C76A" w14:textId="77777777" w:rsidR="002C03A2" w:rsidRPr="009C0CC1" w:rsidRDefault="0059036B" w:rsidP="00EC2686">
      <w:pPr>
        <w:pStyle w:val="PlainText"/>
        <w:jc w:val="both"/>
        <w:rPr>
          <w:rFonts w:ascii="Times New Roman" w:hAnsi="Times New Roman" w:cs="Times New Roman"/>
          <w:sz w:val="20"/>
          <w:szCs w:val="20"/>
        </w:rPr>
      </w:pPr>
      <w:del w:id="1987" w:author="Johannes Breytenbach" w:date="2017-01-09T06:17:00Z">
        <w:r w:rsidRPr="009C0CC1" w:rsidDel="00CE3B53">
          <w:rPr>
            <w:rFonts w:ascii="Times New Roman" w:hAnsi="Times New Roman" w:cs="Times New Roman"/>
            <w:sz w:val="20"/>
            <w:szCs w:val="20"/>
          </w:rPr>
          <w:delText>OZ-coin</w:delText>
        </w:r>
      </w:del>
      <w:ins w:id="1988" w:author="Johannes Breytenbach" w:date="2017-01-09T06:17:00Z">
        <w:r w:rsidR="00CE3B53">
          <w:rPr>
            <w:rFonts w:ascii="Times New Roman" w:hAnsi="Times New Roman" w:cs="Times New Roman"/>
            <w:sz w:val="20"/>
            <w:szCs w:val="20"/>
          </w:rPr>
          <w:t>OZcoin</w:t>
        </w:r>
      </w:ins>
      <w:r w:rsidRPr="009C0CC1">
        <w:rPr>
          <w:rFonts w:ascii="Times New Roman" w:hAnsi="Times New Roman" w:cs="Times New Roman"/>
          <w:sz w:val="20"/>
          <w:szCs w:val="20"/>
        </w:rPr>
        <w:t xml:space="preserve"> Platform </w:t>
      </w:r>
      <w:r w:rsidR="002C03A2" w:rsidRPr="009C0CC1">
        <w:rPr>
          <w:rFonts w:ascii="Times New Roman" w:hAnsi="Times New Roman" w:cs="Times New Roman"/>
          <w:sz w:val="20"/>
          <w:szCs w:val="20"/>
        </w:rPr>
        <w:t>works with entities in jurisdictions that provide stringent regulatory oversight and corporate governance. The entities we have engaged with are either publicly listed or well known in the industry for providing their niche service. Each entity that we have engaged with performs a separate function to prevent cheating. For instance, the asset vendor for physical assets cannot</w:t>
      </w:r>
      <w:r w:rsidRPr="009C0CC1">
        <w:rPr>
          <w:rFonts w:ascii="Times New Roman" w:hAnsi="Times New Roman" w:cs="Times New Roman"/>
          <w:sz w:val="20"/>
          <w:szCs w:val="20"/>
        </w:rPr>
        <w:t xml:space="preserve"> </w:t>
      </w:r>
      <w:r w:rsidR="002C03A2" w:rsidRPr="009C0CC1">
        <w:rPr>
          <w:rFonts w:ascii="Times New Roman" w:hAnsi="Times New Roman" w:cs="Times New Roman"/>
          <w:sz w:val="20"/>
          <w:szCs w:val="20"/>
        </w:rPr>
        <w:t xml:space="preserve">also be the asset custodian. The interest in the service has to be independent of one another. </w:t>
      </w:r>
    </w:p>
    <w:p w14:paraId="0AE6E901" w14:textId="77777777" w:rsidR="0059036B" w:rsidRPr="009C0CC1" w:rsidDel="00A84341" w:rsidRDefault="0059036B" w:rsidP="00EC2686">
      <w:pPr>
        <w:pStyle w:val="PlainText"/>
        <w:jc w:val="both"/>
        <w:rPr>
          <w:del w:id="1989" w:author="Johannes Breytenbach" w:date="2017-01-09T06:40:00Z"/>
          <w:rFonts w:ascii="Times New Roman" w:hAnsi="Times New Roman" w:cs="Times New Roman"/>
          <w:sz w:val="20"/>
          <w:szCs w:val="20"/>
        </w:rPr>
      </w:pPr>
    </w:p>
    <w:p w14:paraId="57858761" w14:textId="77777777" w:rsidR="002C03A2" w:rsidRPr="009C0CC1" w:rsidDel="004F3B1D" w:rsidRDefault="002C03A2" w:rsidP="00EC2686">
      <w:pPr>
        <w:pStyle w:val="PlainText"/>
        <w:jc w:val="both"/>
        <w:rPr>
          <w:del w:id="1990" w:author="TerryA" w:date="2017-01-08T10:14:00Z"/>
          <w:rFonts w:ascii="Times New Roman" w:hAnsi="Times New Roman" w:cs="Times New Roman"/>
          <w:sz w:val="20"/>
          <w:szCs w:val="20"/>
        </w:rPr>
      </w:pPr>
      <w:del w:id="1991" w:author="TerryA" w:date="2017-01-08T10:14:00Z">
        <w:r w:rsidRPr="009C0CC1" w:rsidDel="004F3B1D">
          <w:rPr>
            <w:rFonts w:ascii="Times New Roman" w:hAnsi="Times New Roman" w:cs="Times New Roman"/>
            <w:sz w:val="20"/>
            <w:szCs w:val="20"/>
          </w:rPr>
          <w:delText xml:space="preserve">While the risk of collusion is a real possibility, it is at the cost of severe reputational and legal damages to the colluding participants. As these entities provide similar other services to other customers and such reputational and legal damages to their core business would be detrimental to their business, we can make a fair assumption that they will act in a rational manner. </w:delText>
        </w:r>
      </w:del>
    </w:p>
    <w:p w14:paraId="38A78109" w14:textId="77777777" w:rsidR="002C03A2" w:rsidRPr="009C0CC1" w:rsidRDefault="002C03A2" w:rsidP="0007411D">
      <w:pPr>
        <w:pStyle w:val="PlainText"/>
        <w:rPr>
          <w:rFonts w:ascii="Times New Roman" w:hAnsi="Times New Roman" w:cs="Times New Roman"/>
          <w:sz w:val="20"/>
          <w:szCs w:val="20"/>
        </w:rPr>
      </w:pPr>
    </w:p>
    <w:p w14:paraId="0D0E0639" w14:textId="77777777" w:rsidR="002C03A2" w:rsidRPr="004F3B1D" w:rsidRDefault="002C03A2">
      <w:pPr>
        <w:pStyle w:val="Heading1"/>
        <w:rPr>
          <w:b/>
          <w:rPrChange w:id="1992" w:author="TerryA" w:date="2017-01-08T10:14:00Z">
            <w:rPr/>
          </w:rPrChange>
        </w:rPr>
        <w:pPrChange w:id="1993" w:author="Johannes Breytenbach" w:date="2017-01-07T12:11:00Z">
          <w:pPr>
            <w:pStyle w:val="PlainText"/>
            <w:jc w:val="center"/>
          </w:pPr>
        </w:pPrChange>
      </w:pPr>
      <w:bookmarkStart w:id="1994" w:name="_Toc474766688"/>
      <w:r w:rsidRPr="004F3B1D">
        <w:rPr>
          <w:b/>
          <w:rPrChange w:id="1995" w:author="TerryA" w:date="2017-01-08T10:14:00Z">
            <w:rPr/>
          </w:rPrChange>
        </w:rPr>
        <w:t>Key Benefits</w:t>
      </w:r>
      <w:bookmarkEnd w:id="1994"/>
    </w:p>
    <w:p w14:paraId="6E1164EA" w14:textId="77777777" w:rsidR="002C03A2" w:rsidRPr="009C0CC1" w:rsidDel="00A84341" w:rsidRDefault="002C03A2" w:rsidP="00EC2686">
      <w:pPr>
        <w:pStyle w:val="PlainText"/>
        <w:jc w:val="both"/>
        <w:rPr>
          <w:del w:id="1996" w:author="Johannes Breytenbach" w:date="2017-01-09T06:40:00Z"/>
          <w:rFonts w:ascii="Times New Roman" w:hAnsi="Times New Roman" w:cs="Times New Roman"/>
          <w:sz w:val="20"/>
          <w:szCs w:val="20"/>
        </w:rPr>
      </w:pPr>
    </w:p>
    <w:p w14:paraId="2C59454B" w14:textId="77777777" w:rsidR="002C03A2" w:rsidRPr="009C0CC1" w:rsidRDefault="002F5361">
      <w:pPr>
        <w:pStyle w:val="Heading2"/>
        <w:pPrChange w:id="1997" w:author="Johannes Breytenbach" w:date="2017-01-07T12:11:00Z">
          <w:pPr>
            <w:pStyle w:val="PlainText"/>
            <w:jc w:val="both"/>
          </w:pPr>
        </w:pPrChange>
      </w:pPr>
      <w:bookmarkStart w:id="1998" w:name="_Toc474766689"/>
      <w:r w:rsidRPr="009C0CC1">
        <w:t>No centraliz</w:t>
      </w:r>
      <w:r w:rsidR="002C03A2" w:rsidRPr="009C0CC1">
        <w:t>ed database management of Crypto</w:t>
      </w:r>
      <w:ins w:id="1999" w:author="Johannes Breytenbach" w:date="2017-01-10T17:33:00Z">
        <w:r w:rsidR="00B27035">
          <w:t>-</w:t>
        </w:r>
      </w:ins>
      <w:del w:id="2000" w:author="Johannes Breytenbach" w:date="2017-01-10T17:33:00Z">
        <w:r w:rsidR="002C03A2" w:rsidRPr="009C0CC1" w:rsidDel="00B27035">
          <w:delText xml:space="preserve"> </w:delText>
        </w:r>
      </w:del>
      <w:r w:rsidR="002C03A2" w:rsidRPr="009C0CC1">
        <w:t>Asset records</w:t>
      </w:r>
      <w:bookmarkEnd w:id="1998"/>
      <w:r w:rsidR="002C03A2" w:rsidRPr="009C0CC1">
        <w:t xml:space="preserve"> </w:t>
      </w:r>
    </w:p>
    <w:p w14:paraId="77C41174" w14:textId="77777777" w:rsidR="002C03A2" w:rsidRPr="009C0CC1" w:rsidDel="00A84341" w:rsidRDefault="002C03A2" w:rsidP="00EC2686">
      <w:pPr>
        <w:pStyle w:val="PlainText"/>
        <w:jc w:val="both"/>
        <w:rPr>
          <w:del w:id="2001" w:author="Johannes Breytenbach" w:date="2017-01-09T06:40:00Z"/>
          <w:rFonts w:ascii="Times New Roman" w:hAnsi="Times New Roman" w:cs="Times New Roman"/>
          <w:sz w:val="20"/>
          <w:szCs w:val="20"/>
        </w:rPr>
      </w:pPr>
    </w:p>
    <w:p w14:paraId="37DE8CB9"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All chain of custody information is fully managed by the </w:t>
      </w:r>
      <w:r w:rsidR="003007E0">
        <w:rPr>
          <w:rFonts w:ascii="Times New Roman" w:hAnsi="Times New Roman" w:cs="Times New Roman"/>
          <w:sz w:val="20"/>
          <w:szCs w:val="20"/>
        </w:rPr>
        <w:t>3rd Gen. blockchain</w:t>
      </w:r>
      <w:r w:rsidRPr="009C0CC1">
        <w:rPr>
          <w:rFonts w:ascii="Times New Roman" w:hAnsi="Times New Roman" w:cs="Times New Roman"/>
          <w:sz w:val="20"/>
          <w:szCs w:val="20"/>
        </w:rPr>
        <w:t xml:space="preserve">. This blockchain ledger is immutable with data upload taking significantly less time than on the Bitcoin </w:t>
      </w:r>
      <w:r w:rsidR="002F5361" w:rsidRPr="009C0CC1">
        <w:rPr>
          <w:rFonts w:ascii="Times New Roman" w:hAnsi="Times New Roman" w:cs="Times New Roman"/>
          <w:sz w:val="20"/>
          <w:szCs w:val="20"/>
        </w:rPr>
        <w:t>blockchain.</w:t>
      </w:r>
      <w:r w:rsidRPr="009C0CC1">
        <w:rPr>
          <w:rFonts w:ascii="Times New Roman" w:hAnsi="Times New Roman" w:cs="Times New Roman"/>
          <w:sz w:val="20"/>
          <w:szCs w:val="20"/>
        </w:rPr>
        <w:t xml:space="preserve"> </w:t>
      </w:r>
    </w:p>
    <w:p w14:paraId="6FC9592A" w14:textId="77777777" w:rsidR="002C03A2" w:rsidRPr="009C0CC1" w:rsidRDefault="002C03A2" w:rsidP="00EC2686">
      <w:pPr>
        <w:pStyle w:val="PlainText"/>
        <w:jc w:val="both"/>
        <w:rPr>
          <w:rFonts w:ascii="Times New Roman" w:hAnsi="Times New Roman" w:cs="Times New Roman"/>
          <w:sz w:val="20"/>
          <w:szCs w:val="20"/>
        </w:rPr>
      </w:pPr>
    </w:p>
    <w:p w14:paraId="1A6E96CC" w14:textId="77777777" w:rsidR="002C03A2" w:rsidRPr="009C0CC1" w:rsidRDefault="002C03A2">
      <w:pPr>
        <w:pStyle w:val="Heading2"/>
        <w:pPrChange w:id="2002" w:author="Johannes Breytenbach" w:date="2017-01-07T12:11:00Z">
          <w:pPr>
            <w:pStyle w:val="PlainText"/>
            <w:jc w:val="both"/>
          </w:pPr>
        </w:pPrChange>
      </w:pPr>
      <w:bookmarkStart w:id="2003" w:name="_Toc474766690"/>
      <w:r w:rsidRPr="009C0CC1">
        <w:t>No Web-based log-in</w:t>
      </w:r>
      <w:bookmarkEnd w:id="2003"/>
      <w:r w:rsidRPr="009C0CC1">
        <w:t xml:space="preserve"> </w:t>
      </w:r>
    </w:p>
    <w:p w14:paraId="1F9BD160" w14:textId="77777777" w:rsidR="002C03A2" w:rsidRPr="009C0CC1" w:rsidDel="00A84341" w:rsidRDefault="002C03A2" w:rsidP="00EC2686">
      <w:pPr>
        <w:pStyle w:val="PlainText"/>
        <w:jc w:val="both"/>
        <w:rPr>
          <w:del w:id="2004" w:author="Johannes Breytenbach" w:date="2017-01-09T06:40:00Z"/>
          <w:rFonts w:ascii="Times New Roman" w:hAnsi="Times New Roman" w:cs="Times New Roman"/>
          <w:sz w:val="20"/>
          <w:szCs w:val="20"/>
        </w:rPr>
      </w:pPr>
    </w:p>
    <w:p w14:paraId="37BC0B5E"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There is no web form log-in. Users will dow</w:t>
      </w:r>
      <w:r w:rsidR="002F5361" w:rsidRPr="009C0CC1">
        <w:rPr>
          <w:rFonts w:ascii="Times New Roman" w:hAnsi="Times New Roman" w:cs="Times New Roman"/>
          <w:sz w:val="20"/>
          <w:szCs w:val="20"/>
        </w:rPr>
        <w:t>nload desktop clients from OZ</w:t>
      </w:r>
      <w:del w:id="2005" w:author="TerryA" w:date="2017-01-08T10:14:00Z">
        <w:r w:rsidR="002F5361" w:rsidRPr="009C0CC1" w:rsidDel="004F3B1D">
          <w:rPr>
            <w:rFonts w:ascii="Times New Roman" w:hAnsi="Times New Roman" w:cs="Times New Roman"/>
            <w:sz w:val="20"/>
            <w:szCs w:val="20"/>
          </w:rPr>
          <w:delText>-</w:delText>
        </w:r>
      </w:del>
      <w:r w:rsidR="002F5361" w:rsidRPr="009C0CC1">
        <w:rPr>
          <w:rFonts w:ascii="Times New Roman" w:hAnsi="Times New Roman" w:cs="Times New Roman"/>
          <w:sz w:val="20"/>
          <w:szCs w:val="20"/>
        </w:rPr>
        <w:t>coin</w:t>
      </w:r>
      <w:r w:rsidRPr="009C0CC1">
        <w:rPr>
          <w:rFonts w:ascii="Times New Roman" w:hAnsi="Times New Roman" w:cs="Times New Roman"/>
          <w:sz w:val="20"/>
          <w:szCs w:val="20"/>
        </w:rPr>
        <w:t>. The application</w:t>
      </w:r>
      <w:r w:rsidR="00EC2686">
        <w:rPr>
          <w:rFonts w:ascii="Times New Roman" w:hAnsi="Times New Roman" w:cs="Times New Roman"/>
          <w:sz w:val="20"/>
          <w:szCs w:val="20"/>
        </w:rPr>
        <w:t xml:space="preserve"> </w:t>
      </w:r>
      <w:r w:rsidRPr="009C0CC1">
        <w:rPr>
          <w:rFonts w:ascii="Times New Roman" w:hAnsi="Times New Roman" w:cs="Times New Roman"/>
          <w:sz w:val="20"/>
          <w:szCs w:val="20"/>
        </w:rPr>
        <w:t xml:space="preserve">itself can also be compiled from source on Github and is publicly auditable. There is significantly less chance of a </w:t>
      </w:r>
      <w:r w:rsidR="002F5361" w:rsidRPr="009C0CC1">
        <w:rPr>
          <w:rFonts w:ascii="Times New Roman" w:hAnsi="Times New Roman" w:cs="Times New Roman"/>
          <w:sz w:val="20"/>
          <w:szCs w:val="20"/>
        </w:rPr>
        <w:t>“</w:t>
      </w:r>
      <w:r w:rsidRPr="009C0CC1">
        <w:rPr>
          <w:rFonts w:ascii="Times New Roman" w:hAnsi="Times New Roman" w:cs="Times New Roman"/>
          <w:sz w:val="20"/>
          <w:szCs w:val="20"/>
        </w:rPr>
        <w:t>Man in the</w:t>
      </w:r>
      <w:r w:rsidR="00EC2686">
        <w:rPr>
          <w:rFonts w:ascii="Times New Roman" w:hAnsi="Times New Roman" w:cs="Times New Roman"/>
          <w:sz w:val="20"/>
          <w:szCs w:val="20"/>
        </w:rPr>
        <w:t xml:space="preserve"> </w:t>
      </w:r>
      <w:r w:rsidRPr="009C0CC1">
        <w:rPr>
          <w:rFonts w:ascii="Times New Roman" w:hAnsi="Times New Roman" w:cs="Times New Roman"/>
          <w:sz w:val="20"/>
          <w:szCs w:val="20"/>
        </w:rPr>
        <w:t>Middle</w:t>
      </w:r>
      <w:r w:rsidR="002F5361" w:rsidRPr="009C0CC1">
        <w:rPr>
          <w:rFonts w:ascii="Times New Roman" w:hAnsi="Times New Roman" w:cs="Times New Roman"/>
          <w:sz w:val="20"/>
          <w:szCs w:val="20"/>
        </w:rPr>
        <w:t>”</w:t>
      </w:r>
      <w:r w:rsidRPr="009C0CC1">
        <w:rPr>
          <w:rFonts w:ascii="Times New Roman" w:hAnsi="Times New Roman" w:cs="Times New Roman"/>
          <w:sz w:val="20"/>
          <w:szCs w:val="20"/>
        </w:rPr>
        <w:t xml:space="preserve"> attack compared to traditional user web-based</w:t>
      </w:r>
      <w:r w:rsidR="00EC2686">
        <w:rPr>
          <w:rFonts w:ascii="Times New Roman" w:hAnsi="Times New Roman" w:cs="Times New Roman"/>
          <w:sz w:val="20"/>
          <w:szCs w:val="20"/>
        </w:rPr>
        <w:t xml:space="preserve"> </w:t>
      </w:r>
      <w:r w:rsidR="002F5361" w:rsidRPr="009C0CC1">
        <w:rPr>
          <w:rFonts w:ascii="Times New Roman" w:hAnsi="Times New Roman" w:cs="Times New Roman"/>
          <w:sz w:val="20"/>
          <w:szCs w:val="20"/>
        </w:rPr>
        <w:t>log-in.</w:t>
      </w:r>
    </w:p>
    <w:p w14:paraId="440CF788" w14:textId="77777777" w:rsidR="002C03A2" w:rsidRPr="009C0CC1" w:rsidDel="00964B93" w:rsidRDefault="002C03A2" w:rsidP="00EC2686">
      <w:pPr>
        <w:pStyle w:val="PlainText"/>
        <w:jc w:val="both"/>
        <w:rPr>
          <w:del w:id="2006" w:author="Terry" w:date="2017-01-11T21:42:00Z"/>
          <w:rFonts w:ascii="Times New Roman" w:hAnsi="Times New Roman" w:cs="Times New Roman"/>
          <w:sz w:val="20"/>
          <w:szCs w:val="20"/>
        </w:rPr>
      </w:pPr>
    </w:p>
    <w:p w14:paraId="4080E2D7" w14:textId="77777777" w:rsidR="002C03A2" w:rsidRPr="00FE3313" w:rsidDel="00B27035" w:rsidRDefault="002C03A2">
      <w:pPr>
        <w:pStyle w:val="Heading2"/>
        <w:rPr>
          <w:del w:id="2007" w:author="Johannes Breytenbach" w:date="2017-01-10T17:34:00Z"/>
          <w:highlight w:val="yellow"/>
          <w:rPrChange w:id="2008" w:author="Johannes Breytenbach" w:date="2017-01-09T18:59:00Z">
            <w:rPr>
              <w:del w:id="2009" w:author="Johannes Breytenbach" w:date="2017-01-10T17:34:00Z"/>
            </w:rPr>
          </w:rPrChange>
        </w:rPr>
        <w:pPrChange w:id="2010" w:author="Johannes Breytenbach" w:date="2017-01-07T12:12:00Z">
          <w:pPr>
            <w:pStyle w:val="PlainText"/>
            <w:jc w:val="both"/>
          </w:pPr>
        </w:pPrChange>
      </w:pPr>
      <w:del w:id="2011" w:author="Johannes Breytenbach" w:date="2017-01-10T17:34:00Z">
        <w:r w:rsidRPr="00FE3313" w:rsidDel="00B27035">
          <w:rPr>
            <w:b w:val="0"/>
            <w:bCs w:val="0"/>
            <w:highlight w:val="yellow"/>
            <w:rPrChange w:id="2012" w:author="Johannes Breytenbach" w:date="2017-01-09T18:59:00Z">
              <w:rPr>
                <w:b/>
                <w:bCs/>
              </w:rPr>
            </w:rPrChange>
          </w:rPr>
          <w:delText xml:space="preserve">Secure Cold Storage of Crypto-Assets </w:delText>
        </w:r>
      </w:del>
    </w:p>
    <w:p w14:paraId="2B8B220E" w14:textId="77777777" w:rsidR="002C03A2" w:rsidRPr="00FE3313" w:rsidDel="00A84341" w:rsidRDefault="002C03A2" w:rsidP="00EC2686">
      <w:pPr>
        <w:pStyle w:val="PlainText"/>
        <w:jc w:val="both"/>
        <w:rPr>
          <w:del w:id="2013" w:author="Johannes Breytenbach" w:date="2017-01-09T06:40:00Z"/>
          <w:rFonts w:ascii="Times New Roman" w:hAnsi="Times New Roman" w:cs="Times New Roman"/>
          <w:sz w:val="20"/>
          <w:szCs w:val="20"/>
          <w:highlight w:val="yellow"/>
          <w:rPrChange w:id="2014" w:author="Johannes Breytenbach" w:date="2017-01-09T18:59:00Z">
            <w:rPr>
              <w:del w:id="2015" w:author="Johannes Breytenbach" w:date="2017-01-09T06:40:00Z"/>
              <w:rFonts w:ascii="Times New Roman" w:hAnsi="Times New Roman" w:cs="Times New Roman"/>
              <w:sz w:val="20"/>
              <w:szCs w:val="20"/>
            </w:rPr>
          </w:rPrChange>
        </w:rPr>
      </w:pPr>
    </w:p>
    <w:p w14:paraId="13A645A9" w14:textId="77777777" w:rsidR="002C03A2" w:rsidRPr="009C0CC1" w:rsidDel="00B27035" w:rsidRDefault="002F5361" w:rsidP="00EC2686">
      <w:pPr>
        <w:pStyle w:val="PlainText"/>
        <w:jc w:val="both"/>
        <w:rPr>
          <w:del w:id="2016" w:author="Johannes Breytenbach" w:date="2017-01-10T17:34:00Z"/>
          <w:rFonts w:ascii="Times New Roman" w:hAnsi="Times New Roman" w:cs="Times New Roman"/>
          <w:sz w:val="20"/>
          <w:szCs w:val="20"/>
        </w:rPr>
      </w:pPr>
      <w:del w:id="2017" w:author="Johannes Breytenbach" w:date="2017-01-10T17:34:00Z">
        <w:r w:rsidRPr="00FE3313" w:rsidDel="00B27035">
          <w:rPr>
            <w:rFonts w:ascii="Times New Roman" w:hAnsi="Times New Roman" w:cs="Times New Roman"/>
            <w:sz w:val="20"/>
            <w:szCs w:val="20"/>
            <w:highlight w:val="yellow"/>
            <w:rPrChange w:id="2018" w:author="Johannes Breytenbach" w:date="2017-01-09T18:59:00Z">
              <w:rPr>
                <w:rFonts w:ascii="Times New Roman" w:hAnsi="Times New Roman" w:cs="Times New Roman"/>
                <w:sz w:val="20"/>
                <w:szCs w:val="20"/>
              </w:rPr>
            </w:rPrChange>
          </w:rPr>
          <w:delText xml:space="preserve">OZ-coin’s Wallet </w:delText>
        </w:r>
        <w:r w:rsidR="002C03A2" w:rsidRPr="00FE3313" w:rsidDel="00B27035">
          <w:rPr>
            <w:rFonts w:ascii="Times New Roman" w:hAnsi="Times New Roman" w:cs="Times New Roman"/>
            <w:sz w:val="20"/>
            <w:szCs w:val="20"/>
            <w:highlight w:val="yellow"/>
            <w:rPrChange w:id="2019" w:author="Johannes Breytenbach" w:date="2017-01-09T18:59:00Z">
              <w:rPr>
                <w:rFonts w:ascii="Times New Roman" w:hAnsi="Times New Roman" w:cs="Times New Roman"/>
                <w:sz w:val="20"/>
                <w:szCs w:val="20"/>
              </w:rPr>
            </w:rPrChange>
          </w:rPr>
          <w:delText>is a cold storage wallet custodial service for crypto-assets and crypto</w:delText>
        </w:r>
      </w:del>
      <w:ins w:id="2020" w:author="TerryA" w:date="2017-01-08T10:15:00Z">
        <w:del w:id="2021" w:author="Johannes Breytenbach" w:date="2017-01-10T17:34:00Z">
          <w:r w:rsidR="004F3B1D" w:rsidRPr="00FE3313" w:rsidDel="00B27035">
            <w:rPr>
              <w:rFonts w:ascii="Times New Roman" w:hAnsi="Times New Roman" w:cs="Times New Roman"/>
              <w:sz w:val="20"/>
              <w:szCs w:val="20"/>
              <w:highlight w:val="yellow"/>
              <w:rPrChange w:id="2022" w:author="Johannes Breytenbach" w:date="2017-01-09T18:59:00Z">
                <w:rPr>
                  <w:rFonts w:ascii="Times New Roman" w:hAnsi="Times New Roman" w:cs="Times New Roman"/>
                  <w:sz w:val="20"/>
                  <w:szCs w:val="20"/>
                </w:rPr>
              </w:rPrChange>
            </w:rPr>
            <w:delText>-</w:delText>
          </w:r>
        </w:del>
      </w:ins>
      <w:del w:id="2023" w:author="Johannes Breytenbach" w:date="2017-01-10T17:34:00Z">
        <w:r w:rsidR="002C03A2" w:rsidRPr="00FE3313" w:rsidDel="00B27035">
          <w:rPr>
            <w:rFonts w:ascii="Times New Roman" w:hAnsi="Times New Roman" w:cs="Times New Roman"/>
            <w:sz w:val="20"/>
            <w:szCs w:val="20"/>
            <w:highlight w:val="yellow"/>
            <w:rPrChange w:id="2024" w:author="Johannes Breytenbach" w:date="2017-01-09T18:59:00Z">
              <w:rPr>
                <w:rFonts w:ascii="Times New Roman" w:hAnsi="Times New Roman" w:cs="Times New Roman"/>
                <w:sz w:val="20"/>
                <w:szCs w:val="20"/>
              </w:rPr>
            </w:rPrChange>
          </w:rPr>
          <w:delText xml:space="preserve"> currencies on </w:delText>
        </w:r>
        <w:r w:rsidR="003007E0" w:rsidRPr="00FE3313" w:rsidDel="00B27035">
          <w:rPr>
            <w:rFonts w:ascii="Times New Roman" w:hAnsi="Times New Roman" w:cs="Times New Roman"/>
            <w:sz w:val="20"/>
            <w:szCs w:val="20"/>
            <w:highlight w:val="yellow"/>
            <w:rPrChange w:id="2025" w:author="Johannes Breytenbach" w:date="2017-01-09T18:59:00Z">
              <w:rPr>
                <w:rFonts w:ascii="Times New Roman" w:hAnsi="Times New Roman" w:cs="Times New Roman"/>
                <w:sz w:val="20"/>
                <w:szCs w:val="20"/>
              </w:rPr>
            </w:rPrChange>
          </w:rPr>
          <w:delText>3rd Gen. blockchain</w:delText>
        </w:r>
        <w:r w:rsidR="002C03A2" w:rsidRPr="00FE3313" w:rsidDel="00B27035">
          <w:rPr>
            <w:rFonts w:ascii="Times New Roman" w:hAnsi="Times New Roman" w:cs="Times New Roman"/>
            <w:sz w:val="20"/>
            <w:szCs w:val="20"/>
            <w:highlight w:val="yellow"/>
            <w:rPrChange w:id="2026" w:author="Johannes Breytenbach" w:date="2017-01-09T18:59:00Z">
              <w:rPr>
                <w:rFonts w:ascii="Times New Roman" w:hAnsi="Times New Roman" w:cs="Times New Roman"/>
                <w:sz w:val="20"/>
                <w:szCs w:val="20"/>
              </w:rPr>
            </w:rPrChange>
          </w:rPr>
          <w:delText>.</w:delText>
        </w:r>
        <w:r w:rsidR="002C03A2" w:rsidRPr="009C0CC1" w:rsidDel="00B27035">
          <w:rPr>
            <w:rFonts w:ascii="Times New Roman" w:hAnsi="Times New Roman" w:cs="Times New Roman"/>
            <w:sz w:val="20"/>
            <w:szCs w:val="20"/>
          </w:rPr>
          <w:delText xml:space="preserve"> </w:delText>
        </w:r>
      </w:del>
    </w:p>
    <w:p w14:paraId="6CCB1E50" w14:textId="77777777" w:rsidR="002C03A2" w:rsidRPr="009C0CC1" w:rsidRDefault="002C03A2" w:rsidP="00EC2686">
      <w:pPr>
        <w:pStyle w:val="PlainText"/>
        <w:jc w:val="both"/>
        <w:rPr>
          <w:rFonts w:ascii="Times New Roman" w:hAnsi="Times New Roman" w:cs="Times New Roman"/>
          <w:sz w:val="20"/>
          <w:szCs w:val="20"/>
        </w:rPr>
      </w:pPr>
    </w:p>
    <w:p w14:paraId="4756CC90" w14:textId="77777777" w:rsidR="002C03A2" w:rsidRPr="009C0CC1" w:rsidRDefault="002C03A2">
      <w:pPr>
        <w:pStyle w:val="Heading2"/>
        <w:pPrChange w:id="2027" w:author="Johannes Breytenbach" w:date="2017-01-07T12:12:00Z">
          <w:pPr>
            <w:pStyle w:val="PlainText"/>
            <w:jc w:val="both"/>
          </w:pPr>
        </w:pPrChange>
      </w:pPr>
      <w:bookmarkStart w:id="2028" w:name="_Toc474766691"/>
      <w:r w:rsidRPr="009C0CC1">
        <w:lastRenderedPageBreak/>
        <w:t>Perpetual Existence of Digital Assets</w:t>
      </w:r>
      <w:bookmarkEnd w:id="2028"/>
      <w:r w:rsidRPr="009C0CC1">
        <w:t xml:space="preserve"> </w:t>
      </w:r>
    </w:p>
    <w:p w14:paraId="67F2808F" w14:textId="77777777" w:rsidR="002C03A2" w:rsidRPr="009C0CC1" w:rsidDel="00A84341" w:rsidRDefault="002C03A2" w:rsidP="00EC2686">
      <w:pPr>
        <w:pStyle w:val="PlainText"/>
        <w:jc w:val="both"/>
        <w:rPr>
          <w:del w:id="2029" w:author="Johannes Breytenbach" w:date="2017-01-09T06:40:00Z"/>
          <w:rFonts w:ascii="Times New Roman" w:hAnsi="Times New Roman" w:cs="Times New Roman"/>
          <w:sz w:val="20"/>
          <w:szCs w:val="20"/>
        </w:rPr>
      </w:pPr>
    </w:p>
    <w:p w14:paraId="5D3ADC64"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All asset data is recorded on the blockchain and exists indefinitely. </w:t>
      </w:r>
      <w:r w:rsidR="003007E0">
        <w:rPr>
          <w:rFonts w:ascii="Times New Roman" w:hAnsi="Times New Roman" w:cs="Times New Roman"/>
          <w:sz w:val="20"/>
          <w:szCs w:val="20"/>
        </w:rPr>
        <w:t xml:space="preserve"> </w:t>
      </w:r>
      <w:del w:id="2030" w:author="TerryA" w:date="2017-01-08T10:15:00Z">
        <w:r w:rsidRPr="009C0CC1" w:rsidDel="004F3B1D">
          <w:rPr>
            <w:rFonts w:ascii="Times New Roman" w:hAnsi="Times New Roman" w:cs="Times New Roman"/>
            <w:sz w:val="20"/>
            <w:szCs w:val="20"/>
          </w:rPr>
          <w:delText xml:space="preserve">Even if </w:delText>
        </w:r>
        <w:r w:rsidR="00EC2686" w:rsidDel="004F3B1D">
          <w:rPr>
            <w:rFonts w:ascii="Times New Roman" w:hAnsi="Times New Roman" w:cs="Times New Roman"/>
            <w:sz w:val="20"/>
            <w:szCs w:val="20"/>
          </w:rPr>
          <w:delText xml:space="preserve">OZ-coin </w:delText>
        </w:r>
        <w:r w:rsidRPr="009C0CC1" w:rsidDel="004F3B1D">
          <w:rPr>
            <w:rFonts w:ascii="Times New Roman" w:hAnsi="Times New Roman" w:cs="Times New Roman"/>
            <w:sz w:val="20"/>
            <w:szCs w:val="20"/>
          </w:rPr>
          <w:delText>folds, e</w:delText>
        </w:r>
      </w:del>
      <w:ins w:id="2031" w:author="TerryA" w:date="2017-01-08T10:15:00Z">
        <w:r w:rsidR="004F3B1D">
          <w:rPr>
            <w:rFonts w:ascii="Times New Roman" w:hAnsi="Times New Roman" w:cs="Times New Roman"/>
            <w:sz w:val="20"/>
            <w:szCs w:val="20"/>
          </w:rPr>
          <w:t>E</w:t>
        </w:r>
      </w:ins>
      <w:r w:rsidRPr="009C0CC1">
        <w:rPr>
          <w:rFonts w:ascii="Times New Roman" w:hAnsi="Times New Roman" w:cs="Times New Roman"/>
          <w:sz w:val="20"/>
          <w:szCs w:val="20"/>
        </w:rPr>
        <w:t xml:space="preserve">very proof generated can be verified and are admissible in a court of law in the applicable jurisdiction. </w:t>
      </w:r>
    </w:p>
    <w:p w14:paraId="3625DE7E" w14:textId="77777777" w:rsidR="002C03A2" w:rsidRPr="009C0CC1" w:rsidRDefault="002C03A2" w:rsidP="00EC2686">
      <w:pPr>
        <w:pStyle w:val="PlainText"/>
        <w:jc w:val="both"/>
        <w:rPr>
          <w:rFonts w:ascii="Times New Roman" w:hAnsi="Times New Roman" w:cs="Times New Roman"/>
          <w:sz w:val="20"/>
          <w:szCs w:val="20"/>
        </w:rPr>
      </w:pPr>
    </w:p>
    <w:p w14:paraId="65D54C68" w14:textId="77777777" w:rsidR="002C03A2" w:rsidRPr="009C0CC1" w:rsidRDefault="002C03A2">
      <w:pPr>
        <w:pStyle w:val="Heading2"/>
        <w:pPrChange w:id="2032" w:author="Johannes Breytenbach" w:date="2017-01-07T12:12:00Z">
          <w:pPr>
            <w:pStyle w:val="PlainText"/>
            <w:jc w:val="both"/>
          </w:pPr>
        </w:pPrChange>
      </w:pPr>
      <w:bookmarkStart w:id="2033" w:name="_Toc474766692"/>
      <w:r w:rsidRPr="009C0CC1">
        <w:t>Ex</w:t>
      </w:r>
      <w:ins w:id="2034" w:author="Terry" w:date="2017-01-11T21:43:00Z">
        <w:r w:rsidR="00964B93">
          <w:t>-</w:t>
        </w:r>
      </w:ins>
      <w:del w:id="2035" w:author="Terry" w:date="2017-01-11T21:43:00Z">
        <w:r w:rsidRPr="009C0CC1" w:rsidDel="00964B93">
          <w:delText xml:space="preserve"> </w:delText>
        </w:r>
      </w:del>
      <w:r w:rsidRPr="009C0CC1">
        <w:t>post facto Incentivization Mechanism</w:t>
      </w:r>
      <w:bookmarkEnd w:id="2033"/>
      <w:r w:rsidRPr="009C0CC1">
        <w:t xml:space="preserve"> </w:t>
      </w:r>
    </w:p>
    <w:p w14:paraId="42E11A4E" w14:textId="77777777" w:rsidR="002C03A2" w:rsidRPr="009C0CC1" w:rsidDel="00A84341" w:rsidRDefault="002C03A2" w:rsidP="00EC2686">
      <w:pPr>
        <w:pStyle w:val="PlainText"/>
        <w:jc w:val="both"/>
        <w:rPr>
          <w:del w:id="2036" w:author="Johannes Breytenbach" w:date="2017-01-09T06:40:00Z"/>
          <w:rFonts w:ascii="Times New Roman" w:hAnsi="Times New Roman" w:cs="Times New Roman"/>
          <w:sz w:val="20"/>
          <w:szCs w:val="20"/>
        </w:rPr>
      </w:pPr>
    </w:p>
    <w:p w14:paraId="50BB0B16" w14:textId="1F1FBC13" w:rsidR="00C35597"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The Proof of Asset process requires that regular quarterly or more frequent audits to be performed by a 3rd party auditor on the entire collection of </w:t>
      </w:r>
      <w:del w:id="2037" w:author="Johannes Breytenbach" w:date="2017-01-06T07:19:00Z">
        <w:r w:rsidRPr="009C0CC1" w:rsidDel="0002066C">
          <w:rPr>
            <w:rFonts w:ascii="Times New Roman" w:hAnsi="Times New Roman" w:cs="Times New Roman"/>
            <w:sz w:val="20"/>
            <w:szCs w:val="20"/>
          </w:rPr>
          <w:delText>gold</w:delText>
        </w:r>
      </w:del>
      <w:ins w:id="2038"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assets held at the custodian vaults. The auditor performs a complete audit of </w:t>
      </w:r>
      <w:r w:rsidR="00C35597" w:rsidRPr="009C0CC1">
        <w:rPr>
          <w:rFonts w:ascii="Times New Roman" w:hAnsi="Times New Roman" w:cs="Times New Roman"/>
          <w:sz w:val="20"/>
          <w:szCs w:val="20"/>
        </w:rPr>
        <w:t>“</w:t>
      </w:r>
      <w:del w:id="2039" w:author="Johannes Breytenbach" w:date="2017-01-06T07:19:00Z">
        <w:r w:rsidRPr="009C0CC1" w:rsidDel="0002066C">
          <w:rPr>
            <w:rFonts w:ascii="Times New Roman" w:hAnsi="Times New Roman" w:cs="Times New Roman"/>
            <w:sz w:val="20"/>
            <w:szCs w:val="20"/>
          </w:rPr>
          <w:delText>gold</w:delText>
        </w:r>
      </w:del>
      <w:ins w:id="2040"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w:t>
      </w:r>
      <w:r w:rsidR="00C35597" w:rsidRPr="009C0CC1">
        <w:rPr>
          <w:rFonts w:ascii="Times New Roman" w:hAnsi="Times New Roman" w:cs="Times New Roman"/>
          <w:sz w:val="20"/>
          <w:szCs w:val="20"/>
        </w:rPr>
        <w:t xml:space="preserve">certificate” from </w:t>
      </w:r>
      <w:ins w:id="2041" w:author="TerryA" w:date="2017-01-08T10:16:00Z">
        <w:r w:rsidR="004F3B1D">
          <w:rPr>
            <w:rFonts w:ascii="Times New Roman" w:hAnsi="Times New Roman" w:cs="Times New Roman"/>
            <w:sz w:val="20"/>
            <w:szCs w:val="20"/>
          </w:rPr>
          <w:t xml:space="preserve">the </w:t>
        </w:r>
      </w:ins>
      <w:del w:id="2042" w:author="TerryA" w:date="2017-01-08T10:16:00Z">
        <w:r w:rsidR="00C35597" w:rsidRPr="009C0CC1" w:rsidDel="004F3B1D">
          <w:rPr>
            <w:rFonts w:ascii="Times New Roman" w:hAnsi="Times New Roman" w:cs="Times New Roman"/>
            <w:sz w:val="20"/>
            <w:szCs w:val="20"/>
          </w:rPr>
          <w:delText xml:space="preserve">Perth </w:delText>
        </w:r>
      </w:del>
      <w:r w:rsidR="00C35597" w:rsidRPr="009C0CC1">
        <w:rPr>
          <w:rFonts w:ascii="Times New Roman" w:hAnsi="Times New Roman" w:cs="Times New Roman"/>
          <w:sz w:val="20"/>
          <w:szCs w:val="20"/>
        </w:rPr>
        <w:t xml:space="preserve">Mint, </w:t>
      </w:r>
      <w:r w:rsidRPr="009C0CC1">
        <w:rPr>
          <w:rFonts w:ascii="Times New Roman" w:hAnsi="Times New Roman" w:cs="Times New Roman"/>
          <w:sz w:val="20"/>
          <w:szCs w:val="20"/>
        </w:rPr>
        <w:t xml:space="preserve">which includes verification of its </w:t>
      </w:r>
      <w:r w:rsidR="00C35597" w:rsidRPr="009C0CC1">
        <w:rPr>
          <w:rFonts w:ascii="Times New Roman" w:hAnsi="Times New Roman" w:cs="Times New Roman"/>
          <w:sz w:val="20"/>
          <w:szCs w:val="20"/>
        </w:rPr>
        <w:t>authenticity</w:t>
      </w:r>
      <w:r w:rsidRPr="009C0CC1">
        <w:rPr>
          <w:rFonts w:ascii="Times New Roman" w:hAnsi="Times New Roman" w:cs="Times New Roman"/>
          <w:sz w:val="20"/>
          <w:szCs w:val="20"/>
        </w:rPr>
        <w:t xml:space="preserve"> </w:t>
      </w:r>
      <w:r w:rsidR="00C35597" w:rsidRPr="009C0CC1">
        <w:rPr>
          <w:rFonts w:ascii="Times New Roman" w:hAnsi="Times New Roman" w:cs="Times New Roman"/>
          <w:sz w:val="20"/>
          <w:szCs w:val="20"/>
        </w:rPr>
        <w:t xml:space="preserve">and </w:t>
      </w:r>
      <w:r w:rsidRPr="009C0CC1">
        <w:rPr>
          <w:rFonts w:ascii="Times New Roman" w:hAnsi="Times New Roman" w:cs="Times New Roman"/>
          <w:sz w:val="20"/>
          <w:szCs w:val="20"/>
        </w:rPr>
        <w:t xml:space="preserve">physical examination to detect anomalies or defects. </w:t>
      </w:r>
    </w:p>
    <w:p w14:paraId="32A52249" w14:textId="77777777" w:rsidR="00C35597" w:rsidRPr="009C0CC1" w:rsidRDefault="00C35597" w:rsidP="00EC2686">
      <w:pPr>
        <w:pStyle w:val="PlainText"/>
        <w:jc w:val="both"/>
        <w:rPr>
          <w:rFonts w:ascii="Times New Roman" w:hAnsi="Times New Roman" w:cs="Times New Roman"/>
          <w:sz w:val="20"/>
          <w:szCs w:val="20"/>
        </w:rPr>
      </w:pPr>
    </w:p>
    <w:p w14:paraId="04211574" w14:textId="77777777" w:rsidR="002C03A2" w:rsidRPr="009C0CC1" w:rsidRDefault="002C03A2">
      <w:pPr>
        <w:pStyle w:val="Heading2"/>
        <w:pPrChange w:id="2043" w:author="Johannes Breytenbach" w:date="2017-01-07T12:12:00Z">
          <w:pPr>
            <w:pStyle w:val="PlainText"/>
            <w:jc w:val="both"/>
          </w:pPr>
        </w:pPrChange>
      </w:pPr>
      <w:bookmarkStart w:id="2044" w:name="_Toc474766693"/>
      <w:r w:rsidRPr="009C0CC1">
        <w:t xml:space="preserve">The </w:t>
      </w:r>
      <w:ins w:id="2045" w:author="Johannes Breytenbach" w:date="2017-01-10T17:35:00Z">
        <w:r w:rsidR="00B27035">
          <w:t>A</w:t>
        </w:r>
      </w:ins>
      <w:del w:id="2046" w:author="Johannes Breytenbach" w:date="2017-01-10T17:35:00Z">
        <w:r w:rsidRPr="009C0CC1" w:rsidDel="00B27035">
          <w:delText>a</w:delText>
        </w:r>
      </w:del>
      <w:r w:rsidRPr="009C0CC1">
        <w:t>uditor</w:t>
      </w:r>
      <w:bookmarkEnd w:id="2044"/>
      <w:r w:rsidRPr="009C0CC1">
        <w:t xml:space="preserve"> </w:t>
      </w:r>
    </w:p>
    <w:p w14:paraId="0440A8D5" w14:textId="77777777" w:rsidR="00C35597" w:rsidRPr="009C0CC1" w:rsidDel="00A84341" w:rsidRDefault="00C35597" w:rsidP="00EC2686">
      <w:pPr>
        <w:pStyle w:val="PlainText"/>
        <w:jc w:val="both"/>
        <w:rPr>
          <w:del w:id="2047" w:author="Johannes Breytenbach" w:date="2017-01-09T06:40:00Z"/>
          <w:rFonts w:ascii="Times New Roman" w:hAnsi="Times New Roman" w:cs="Times New Roman"/>
          <w:sz w:val="20"/>
          <w:szCs w:val="20"/>
        </w:rPr>
      </w:pPr>
    </w:p>
    <w:p w14:paraId="3F99B4DE" w14:textId="346D2766" w:rsidR="002C03A2" w:rsidRPr="009C0CC1" w:rsidRDefault="00C35597"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S</w:t>
      </w:r>
      <w:r w:rsidR="002C03A2" w:rsidRPr="009C0CC1">
        <w:rPr>
          <w:rFonts w:ascii="Times New Roman" w:hAnsi="Times New Roman" w:cs="Times New Roman"/>
          <w:sz w:val="20"/>
          <w:szCs w:val="20"/>
        </w:rPr>
        <w:t xml:space="preserve">ubmits a record on the </w:t>
      </w:r>
      <w:del w:id="2048" w:author="Johannes Breytenbach" w:date="2017-01-06T07:19:00Z">
        <w:r w:rsidR="002C03A2" w:rsidRPr="009C0CC1" w:rsidDel="0002066C">
          <w:rPr>
            <w:rFonts w:ascii="Times New Roman" w:hAnsi="Times New Roman" w:cs="Times New Roman"/>
            <w:sz w:val="20"/>
            <w:szCs w:val="20"/>
          </w:rPr>
          <w:delText>Gold</w:delText>
        </w:r>
      </w:del>
      <w:ins w:id="2049" w:author="Johannes Breytenbach" w:date="2017-01-20T11:00:00Z">
        <w:r w:rsidR="00574736">
          <w:rPr>
            <w:rFonts w:ascii="Times New Roman" w:hAnsi="Times New Roman" w:cs="Times New Roman"/>
            <w:sz w:val="20"/>
            <w:szCs w:val="20"/>
          </w:rPr>
          <w:t>Gold</w:t>
        </w:r>
      </w:ins>
      <w:r w:rsidR="002C03A2" w:rsidRPr="009C0CC1">
        <w:rPr>
          <w:rFonts w:ascii="Times New Roman" w:hAnsi="Times New Roman" w:cs="Times New Roman"/>
          <w:sz w:val="20"/>
          <w:szCs w:val="20"/>
        </w:rPr>
        <w:t xml:space="preserve"> Registry contract for each and every single </w:t>
      </w:r>
      <w:r w:rsidRPr="009C0CC1">
        <w:rPr>
          <w:rFonts w:ascii="Times New Roman" w:hAnsi="Times New Roman" w:cs="Times New Roman"/>
          <w:sz w:val="20"/>
          <w:szCs w:val="20"/>
        </w:rPr>
        <w:t>“</w:t>
      </w:r>
      <w:del w:id="2050" w:author="Johannes Breytenbach" w:date="2017-01-06T07:19:00Z">
        <w:r w:rsidRPr="009C0CC1" w:rsidDel="0002066C">
          <w:rPr>
            <w:rFonts w:ascii="Times New Roman" w:hAnsi="Times New Roman" w:cs="Times New Roman"/>
            <w:sz w:val="20"/>
            <w:szCs w:val="20"/>
          </w:rPr>
          <w:delText>gold</w:delText>
        </w:r>
      </w:del>
      <w:ins w:id="2051"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certificate” </w:t>
      </w:r>
      <w:r w:rsidR="002C03A2" w:rsidRPr="009C0CC1">
        <w:rPr>
          <w:rFonts w:ascii="Times New Roman" w:hAnsi="Times New Roman" w:cs="Times New Roman"/>
          <w:sz w:val="20"/>
          <w:szCs w:val="20"/>
        </w:rPr>
        <w:t xml:space="preserve">that has been audited, which </w:t>
      </w:r>
      <w:r w:rsidR="00EC2686">
        <w:rPr>
          <w:rFonts w:ascii="Times New Roman" w:hAnsi="Times New Roman" w:cs="Times New Roman"/>
          <w:sz w:val="20"/>
          <w:szCs w:val="20"/>
        </w:rPr>
        <w:t xml:space="preserve">contains an IPFS reference to </w:t>
      </w:r>
      <w:del w:id="2052" w:author="TerryA" w:date="2017-01-08T10:16:00Z">
        <w:r w:rsidR="00EC2686" w:rsidDel="004F3B1D">
          <w:rPr>
            <w:rFonts w:ascii="Times New Roman" w:hAnsi="Times New Roman" w:cs="Times New Roman"/>
            <w:sz w:val="20"/>
            <w:szCs w:val="20"/>
          </w:rPr>
          <w:delText xml:space="preserve">a </w:delText>
        </w:r>
      </w:del>
      <w:r w:rsidR="00EC2686">
        <w:rPr>
          <w:rFonts w:ascii="Times New Roman" w:hAnsi="Times New Roman" w:cs="Times New Roman"/>
          <w:sz w:val="20"/>
          <w:szCs w:val="20"/>
        </w:rPr>
        <w:t>s</w:t>
      </w:r>
      <w:r w:rsidR="002C03A2" w:rsidRPr="009C0CC1">
        <w:rPr>
          <w:rFonts w:ascii="Times New Roman" w:hAnsi="Times New Roman" w:cs="Times New Roman"/>
          <w:sz w:val="20"/>
          <w:szCs w:val="20"/>
        </w:rPr>
        <w:t xml:space="preserve">igned paper documentation, the auditor's </w:t>
      </w:r>
      <w:r w:rsidR="003007E0">
        <w:rPr>
          <w:rFonts w:ascii="Times New Roman" w:hAnsi="Times New Roman" w:cs="Times New Roman"/>
          <w:sz w:val="20"/>
          <w:szCs w:val="20"/>
        </w:rPr>
        <w:t>3rd Gen. blockchain</w:t>
      </w:r>
      <w:r w:rsidR="002C03A2" w:rsidRPr="009C0CC1">
        <w:rPr>
          <w:rFonts w:ascii="Times New Roman" w:hAnsi="Times New Roman" w:cs="Times New Roman"/>
          <w:sz w:val="20"/>
          <w:szCs w:val="20"/>
        </w:rPr>
        <w:t xml:space="preserve"> identity, and a pass or fail result. </w:t>
      </w:r>
    </w:p>
    <w:p w14:paraId="06BC790D" w14:textId="77777777" w:rsidR="002C03A2" w:rsidRPr="009C0CC1" w:rsidRDefault="002C03A2" w:rsidP="00EC2686">
      <w:pPr>
        <w:pStyle w:val="PlainText"/>
        <w:jc w:val="both"/>
        <w:rPr>
          <w:rFonts w:ascii="Times New Roman" w:hAnsi="Times New Roman" w:cs="Times New Roman"/>
          <w:sz w:val="20"/>
          <w:szCs w:val="20"/>
        </w:rPr>
      </w:pPr>
    </w:p>
    <w:p w14:paraId="077C9761" w14:textId="77777777" w:rsidR="002C03A2" w:rsidRPr="009C0CC1" w:rsidRDefault="00C35597" w:rsidP="00EC2686">
      <w:pPr>
        <w:pStyle w:val="PlainText"/>
        <w:jc w:val="both"/>
        <w:rPr>
          <w:rFonts w:ascii="Times New Roman" w:hAnsi="Times New Roman" w:cs="Times New Roman"/>
          <w:sz w:val="20"/>
          <w:szCs w:val="20"/>
        </w:rPr>
      </w:pPr>
      <w:del w:id="2053" w:author="Johannes Breytenbach" w:date="2017-01-09T06:17:00Z">
        <w:r w:rsidRPr="009C0CC1" w:rsidDel="00CE3B53">
          <w:rPr>
            <w:rFonts w:ascii="Times New Roman" w:hAnsi="Times New Roman" w:cs="Times New Roman"/>
            <w:sz w:val="20"/>
            <w:szCs w:val="20"/>
          </w:rPr>
          <w:delText>OZ-coin</w:delText>
        </w:r>
      </w:del>
      <w:ins w:id="2054" w:author="Johannes Breytenbach" w:date="2017-01-09T06:17:00Z">
        <w:r w:rsidR="00CE3B53">
          <w:rPr>
            <w:rFonts w:ascii="Times New Roman" w:hAnsi="Times New Roman" w:cs="Times New Roman"/>
            <w:sz w:val="20"/>
            <w:szCs w:val="20"/>
          </w:rPr>
          <w:t>OZcoin</w:t>
        </w:r>
      </w:ins>
      <w:r w:rsidRPr="009C0CC1">
        <w:rPr>
          <w:rFonts w:ascii="Times New Roman" w:hAnsi="Times New Roman" w:cs="Times New Roman"/>
          <w:sz w:val="20"/>
          <w:szCs w:val="20"/>
        </w:rPr>
        <w:t xml:space="preserve"> Platform</w:t>
      </w:r>
      <w:r w:rsidR="002C03A2" w:rsidRPr="009C0CC1">
        <w:rPr>
          <w:rFonts w:ascii="Times New Roman" w:hAnsi="Times New Roman" w:cs="Times New Roman"/>
          <w:sz w:val="20"/>
          <w:szCs w:val="20"/>
        </w:rPr>
        <w:t xml:space="preserve"> receives its revenues through the collection of transaction</w:t>
      </w:r>
      <w:r w:rsidRPr="009C0CC1">
        <w:rPr>
          <w:rFonts w:ascii="Times New Roman" w:hAnsi="Times New Roman" w:cs="Times New Roman"/>
          <w:sz w:val="20"/>
          <w:szCs w:val="20"/>
        </w:rPr>
        <w:t xml:space="preserve"> fees paid in the form of </w:t>
      </w:r>
      <w:ins w:id="2055" w:author="TerryA" w:date="2017-01-08T10:16:00Z">
        <w:r w:rsidR="004F3B1D">
          <w:rPr>
            <w:rFonts w:ascii="Times New Roman" w:hAnsi="Times New Roman" w:cs="Times New Roman"/>
            <w:sz w:val="20"/>
            <w:szCs w:val="20"/>
          </w:rPr>
          <w:t>“</w:t>
        </w:r>
      </w:ins>
      <w:del w:id="2056" w:author="Johannes Breytenbach" w:date="2017-01-07T12:06:00Z">
        <w:r w:rsidRPr="005C0A35" w:rsidDel="00BF4948">
          <w:rPr>
            <w:rFonts w:ascii="Times New Roman" w:hAnsi="Times New Roman" w:cs="Times New Roman"/>
            <w:sz w:val="20"/>
            <w:szCs w:val="20"/>
            <w:highlight w:val="yellow"/>
          </w:rPr>
          <w:delText xml:space="preserve">OZ-coin </w:delText>
        </w:r>
        <w:r w:rsidR="002C03A2" w:rsidRPr="005C0A35" w:rsidDel="00BF4948">
          <w:rPr>
            <w:rFonts w:ascii="Times New Roman" w:hAnsi="Times New Roman" w:cs="Times New Roman"/>
            <w:sz w:val="20"/>
            <w:szCs w:val="20"/>
            <w:highlight w:val="yellow"/>
          </w:rPr>
          <w:delText>tokens</w:delText>
        </w:r>
      </w:del>
      <w:ins w:id="2057" w:author="Johannes Breytenbach" w:date="2017-01-07T12:06:00Z">
        <w:r w:rsidR="00BF4948">
          <w:rPr>
            <w:rFonts w:ascii="Times New Roman" w:hAnsi="Times New Roman" w:cs="Times New Roman"/>
            <w:sz w:val="20"/>
            <w:szCs w:val="20"/>
          </w:rPr>
          <w:t>Ether</w:t>
        </w:r>
      </w:ins>
      <w:ins w:id="2058" w:author="TerryA" w:date="2017-01-08T10:16:00Z">
        <w:r w:rsidR="004F3B1D">
          <w:rPr>
            <w:rFonts w:ascii="Times New Roman" w:hAnsi="Times New Roman" w:cs="Times New Roman"/>
            <w:sz w:val="20"/>
            <w:szCs w:val="20"/>
          </w:rPr>
          <w:t>”</w:t>
        </w:r>
      </w:ins>
      <w:r w:rsidR="002C03A2" w:rsidRPr="009C0CC1">
        <w:rPr>
          <w:rFonts w:ascii="Times New Roman" w:hAnsi="Times New Roman" w:cs="Times New Roman"/>
          <w:sz w:val="20"/>
          <w:szCs w:val="20"/>
        </w:rPr>
        <w:t xml:space="preserve">. </w:t>
      </w:r>
      <w:del w:id="2059" w:author="Johannes Breytenbach" w:date="2017-01-07T12:07:00Z">
        <w:r w:rsidR="002C03A2" w:rsidRPr="009C0CC1" w:rsidDel="00BF4948">
          <w:rPr>
            <w:rFonts w:ascii="Times New Roman" w:hAnsi="Times New Roman" w:cs="Times New Roman"/>
            <w:sz w:val="20"/>
            <w:szCs w:val="20"/>
          </w:rPr>
          <w:delText xml:space="preserve">These tokens are </w:delText>
        </w:r>
        <w:r w:rsidR="003007E0" w:rsidDel="00BF4948">
          <w:rPr>
            <w:rFonts w:ascii="Times New Roman" w:hAnsi="Times New Roman" w:cs="Times New Roman"/>
            <w:sz w:val="20"/>
            <w:szCs w:val="20"/>
          </w:rPr>
          <w:delText xml:space="preserve">validated as backed by </w:delText>
        </w:r>
      </w:del>
      <w:del w:id="2060" w:author="Johannes Breytenbach" w:date="2017-01-06T07:19:00Z">
        <w:r w:rsidR="003007E0" w:rsidDel="0002066C">
          <w:rPr>
            <w:rFonts w:ascii="Times New Roman" w:hAnsi="Times New Roman" w:cs="Times New Roman"/>
            <w:sz w:val="20"/>
            <w:szCs w:val="20"/>
          </w:rPr>
          <w:delText>Gold</w:delText>
        </w:r>
      </w:del>
      <w:del w:id="2061" w:author="Johannes Breytenbach" w:date="2017-01-07T12:07:00Z">
        <w:r w:rsidR="003007E0" w:rsidDel="00BF4948">
          <w:rPr>
            <w:rFonts w:ascii="Times New Roman" w:hAnsi="Times New Roman" w:cs="Times New Roman"/>
            <w:sz w:val="20"/>
            <w:szCs w:val="20"/>
          </w:rPr>
          <w:delText xml:space="preserve"> Certificates and </w:delText>
        </w:r>
        <w:r w:rsidR="002C03A2" w:rsidRPr="009C0CC1" w:rsidDel="00BF4948">
          <w:rPr>
            <w:rFonts w:ascii="Times New Roman" w:hAnsi="Times New Roman" w:cs="Times New Roman"/>
            <w:sz w:val="20"/>
            <w:szCs w:val="20"/>
          </w:rPr>
          <w:delText xml:space="preserve">can only </w:delText>
        </w:r>
        <w:r w:rsidR="003007E0" w:rsidDel="00BF4948">
          <w:rPr>
            <w:rFonts w:ascii="Times New Roman" w:hAnsi="Times New Roman" w:cs="Times New Roman"/>
            <w:sz w:val="20"/>
            <w:szCs w:val="20"/>
          </w:rPr>
          <w:delText xml:space="preserve">be </w:delText>
        </w:r>
        <w:r w:rsidR="002C03A2" w:rsidRPr="009C0CC1" w:rsidDel="00BF4948">
          <w:rPr>
            <w:rFonts w:ascii="Times New Roman" w:hAnsi="Times New Roman" w:cs="Times New Roman"/>
            <w:sz w:val="20"/>
            <w:szCs w:val="20"/>
          </w:rPr>
          <w:delText>release</w:delText>
        </w:r>
        <w:r w:rsidR="003007E0" w:rsidDel="00BF4948">
          <w:rPr>
            <w:rFonts w:ascii="Times New Roman" w:hAnsi="Times New Roman" w:cs="Times New Roman"/>
            <w:sz w:val="20"/>
            <w:szCs w:val="20"/>
          </w:rPr>
          <w:delText xml:space="preserve">d </w:delText>
        </w:r>
        <w:r w:rsidR="002C03A2" w:rsidRPr="009C0CC1" w:rsidDel="00BF4948">
          <w:rPr>
            <w:rFonts w:ascii="Times New Roman" w:hAnsi="Times New Roman" w:cs="Times New Roman"/>
            <w:sz w:val="20"/>
            <w:szCs w:val="20"/>
          </w:rPr>
          <w:delText xml:space="preserve">after </w:delText>
        </w:r>
        <w:r w:rsidR="003007E0" w:rsidDel="00BF4948">
          <w:rPr>
            <w:rFonts w:ascii="Times New Roman" w:hAnsi="Times New Roman" w:cs="Times New Roman"/>
            <w:sz w:val="20"/>
            <w:szCs w:val="20"/>
          </w:rPr>
          <w:delText xml:space="preserve">each </w:delText>
        </w:r>
        <w:r w:rsidR="002C03A2" w:rsidRPr="009C0CC1" w:rsidDel="00BF4948">
          <w:rPr>
            <w:rFonts w:ascii="Times New Roman" w:hAnsi="Times New Roman" w:cs="Times New Roman"/>
            <w:sz w:val="20"/>
            <w:szCs w:val="20"/>
          </w:rPr>
          <w:delText xml:space="preserve">successful completion of </w:delText>
        </w:r>
        <w:r w:rsidR="003007E0" w:rsidDel="00BF4948">
          <w:rPr>
            <w:rFonts w:ascii="Times New Roman" w:hAnsi="Times New Roman" w:cs="Times New Roman"/>
            <w:sz w:val="20"/>
            <w:szCs w:val="20"/>
          </w:rPr>
          <w:delText xml:space="preserve">the </w:delText>
        </w:r>
        <w:r w:rsidR="002C03A2" w:rsidRPr="009C0CC1" w:rsidDel="00BF4948">
          <w:rPr>
            <w:rFonts w:ascii="Times New Roman" w:hAnsi="Times New Roman" w:cs="Times New Roman"/>
            <w:sz w:val="20"/>
            <w:szCs w:val="20"/>
          </w:rPr>
          <w:delText xml:space="preserve">3rd party audit. </w:delText>
        </w:r>
      </w:del>
    </w:p>
    <w:p w14:paraId="51C82BCB" w14:textId="77777777" w:rsidR="002C03A2" w:rsidRPr="009C0CC1" w:rsidRDefault="002C03A2" w:rsidP="00EC2686">
      <w:pPr>
        <w:pStyle w:val="PlainText"/>
        <w:jc w:val="both"/>
        <w:rPr>
          <w:rFonts w:ascii="Times New Roman" w:hAnsi="Times New Roman" w:cs="Times New Roman"/>
          <w:sz w:val="20"/>
          <w:szCs w:val="20"/>
        </w:rPr>
      </w:pPr>
    </w:p>
    <w:p w14:paraId="0744F67F" w14:textId="77777777" w:rsidR="002C03A2" w:rsidRPr="005C0A35" w:rsidDel="00BF4948" w:rsidRDefault="002C03A2">
      <w:pPr>
        <w:pStyle w:val="Heading2"/>
        <w:rPr>
          <w:del w:id="2062" w:author="Johannes Breytenbach" w:date="2017-01-07T12:07:00Z"/>
          <w:highlight w:val="yellow"/>
        </w:rPr>
        <w:pPrChange w:id="2063" w:author="Johannes Breytenbach" w:date="2017-01-07T12:12:00Z">
          <w:pPr>
            <w:pStyle w:val="PlainText"/>
            <w:jc w:val="both"/>
          </w:pPr>
        </w:pPrChange>
      </w:pPr>
      <w:del w:id="2064" w:author="Johannes Breytenbach" w:date="2017-01-07T12:07:00Z">
        <w:r w:rsidRPr="005C0A35" w:rsidDel="00BF4948">
          <w:rPr>
            <w:highlight w:val="yellow"/>
          </w:rPr>
          <w:delText xml:space="preserve">Generic I/O Contracts and Dapp Development Opportunities </w:delText>
        </w:r>
      </w:del>
    </w:p>
    <w:p w14:paraId="7BB12140" w14:textId="77777777" w:rsidR="002C03A2" w:rsidRPr="005C0A35" w:rsidDel="00BF4948" w:rsidRDefault="002C03A2">
      <w:pPr>
        <w:pStyle w:val="Heading2"/>
        <w:rPr>
          <w:del w:id="2065" w:author="Johannes Breytenbach" w:date="2017-01-07T12:07:00Z"/>
          <w:highlight w:val="yellow"/>
        </w:rPr>
        <w:pPrChange w:id="2066" w:author="Johannes Breytenbach" w:date="2017-01-07T12:12:00Z">
          <w:pPr>
            <w:pStyle w:val="PlainText"/>
            <w:jc w:val="both"/>
          </w:pPr>
        </w:pPrChange>
      </w:pPr>
    </w:p>
    <w:p w14:paraId="5555A084" w14:textId="77777777" w:rsidR="002C03A2" w:rsidRPr="009C0CC1" w:rsidDel="00BF4948" w:rsidRDefault="002C03A2">
      <w:pPr>
        <w:pStyle w:val="Heading2"/>
        <w:rPr>
          <w:del w:id="2067" w:author="Johannes Breytenbach" w:date="2017-01-07T12:07:00Z"/>
        </w:rPr>
        <w:pPrChange w:id="2068" w:author="Johannes Breytenbach" w:date="2017-01-07T12:12:00Z">
          <w:pPr>
            <w:pStyle w:val="PlainText"/>
            <w:jc w:val="both"/>
          </w:pPr>
        </w:pPrChange>
      </w:pPr>
      <w:del w:id="2069" w:author="Johannes Breytenbach" w:date="2017-01-07T12:07:00Z">
        <w:r w:rsidRPr="005C0A35" w:rsidDel="00BF4948">
          <w:rPr>
            <w:highlight w:val="yellow"/>
          </w:rPr>
          <w:delText xml:space="preserve">The generic I/O contract provided at </w:delText>
        </w:r>
        <w:r w:rsidR="00C35597" w:rsidRPr="005C0A35" w:rsidDel="00BF4948">
          <w:rPr>
            <w:highlight w:val="yellow"/>
          </w:rPr>
          <w:delText xml:space="preserve">OZ-coin </w:delText>
        </w:r>
        <w:r w:rsidRPr="005C0A35" w:rsidDel="00BF4948">
          <w:rPr>
            <w:highlight w:val="yellow"/>
          </w:rPr>
          <w:delText xml:space="preserve">allows developers to utilize </w:delText>
        </w:r>
        <w:r w:rsidR="003007E0" w:rsidRPr="005C0A35" w:rsidDel="00BF4948">
          <w:rPr>
            <w:highlight w:val="yellow"/>
          </w:rPr>
          <w:delText xml:space="preserve">An OZcoin Platform based </w:delText>
        </w:r>
        <w:r w:rsidR="00C35597" w:rsidRPr="005C0A35" w:rsidDel="00BF4948">
          <w:rPr>
            <w:highlight w:val="yellow"/>
          </w:rPr>
          <w:delText xml:space="preserve">OZ-coin-Oz or OZ-coin </w:delText>
        </w:r>
        <w:r w:rsidRPr="005C0A35" w:rsidDel="00BF4948">
          <w:rPr>
            <w:highlight w:val="yellow"/>
          </w:rPr>
          <w:delText xml:space="preserve">tokens for Dapp development and event logging. Our vision is to create an ecosystem for developers to utilize </w:delText>
        </w:r>
        <w:r w:rsidR="00C35597" w:rsidRPr="005C0A35" w:rsidDel="00BF4948">
          <w:rPr>
            <w:highlight w:val="yellow"/>
          </w:rPr>
          <w:delText xml:space="preserve">OZ-coin </w:delText>
        </w:r>
        <w:r w:rsidRPr="005C0A35" w:rsidDel="00BF4948">
          <w:rPr>
            <w:highlight w:val="yellow"/>
          </w:rPr>
          <w:delText xml:space="preserve">tokens as a framework for various </w:delText>
        </w:r>
        <w:r w:rsidR="00C35597" w:rsidRPr="005C0A35" w:rsidDel="00BF4948">
          <w:rPr>
            <w:highlight w:val="yellow"/>
          </w:rPr>
          <w:delText>D</w:delText>
        </w:r>
        <w:r w:rsidR="00C50ABD" w:rsidRPr="005C0A35" w:rsidDel="00BF4948">
          <w:rPr>
            <w:highlight w:val="yellow"/>
          </w:rPr>
          <w:delText xml:space="preserve">app developments. Code </w:delText>
        </w:r>
        <w:r w:rsidRPr="005C0A35" w:rsidDel="00BF4948">
          <w:rPr>
            <w:highlight w:val="yellow"/>
          </w:rPr>
          <w:delText>samples will be provided on our Github.</w:delText>
        </w:r>
        <w:r w:rsidRPr="009C0CC1" w:rsidDel="00BF4948">
          <w:delText xml:space="preserve"> </w:delText>
        </w:r>
      </w:del>
    </w:p>
    <w:p w14:paraId="50FBC2FE" w14:textId="77777777" w:rsidR="002C03A2" w:rsidRPr="009C0CC1" w:rsidDel="00BF4948" w:rsidRDefault="002C03A2">
      <w:pPr>
        <w:pStyle w:val="Heading2"/>
        <w:rPr>
          <w:del w:id="2070" w:author="Johannes Breytenbach" w:date="2017-01-07T12:07:00Z"/>
        </w:rPr>
        <w:pPrChange w:id="2071" w:author="Johannes Breytenbach" w:date="2017-01-07T12:12:00Z">
          <w:pPr>
            <w:pStyle w:val="PlainText"/>
            <w:jc w:val="both"/>
          </w:pPr>
        </w:pPrChange>
      </w:pPr>
    </w:p>
    <w:p w14:paraId="65745859" w14:textId="77777777" w:rsidR="002C03A2" w:rsidRPr="009C0CC1" w:rsidRDefault="002C03A2">
      <w:pPr>
        <w:pStyle w:val="Heading2"/>
        <w:pPrChange w:id="2072" w:author="Johannes Breytenbach" w:date="2017-01-07T12:12:00Z">
          <w:pPr>
            <w:pStyle w:val="PlainText"/>
            <w:jc w:val="both"/>
          </w:pPr>
        </w:pPrChange>
      </w:pPr>
      <w:bookmarkStart w:id="2073" w:name="_Toc474766694"/>
      <w:r w:rsidRPr="009C0CC1">
        <w:t>Wealth Inheritance</w:t>
      </w:r>
      <w:bookmarkEnd w:id="2073"/>
      <w:r w:rsidRPr="009C0CC1">
        <w:t xml:space="preserve"> </w:t>
      </w:r>
    </w:p>
    <w:p w14:paraId="3B6E3283" w14:textId="77777777" w:rsidR="002C03A2" w:rsidRPr="009C0CC1" w:rsidDel="00A84341" w:rsidRDefault="002C03A2" w:rsidP="00EC2686">
      <w:pPr>
        <w:pStyle w:val="PlainText"/>
        <w:jc w:val="both"/>
        <w:rPr>
          <w:del w:id="2074" w:author="Johannes Breytenbach" w:date="2017-01-09T06:40:00Z"/>
          <w:rFonts w:ascii="Times New Roman" w:hAnsi="Times New Roman" w:cs="Times New Roman"/>
          <w:sz w:val="20"/>
          <w:szCs w:val="20"/>
        </w:rPr>
      </w:pPr>
    </w:p>
    <w:p w14:paraId="0D949FD0"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Dead man's switch can be built as a service to allow wealth to be passed on in the form of Crypto</w:t>
      </w:r>
      <w:ins w:id="2075" w:author="Terry" w:date="2017-01-11T21:43:00Z">
        <w:r w:rsidR="00964B93">
          <w:rPr>
            <w:rFonts w:ascii="Times New Roman" w:hAnsi="Times New Roman" w:cs="Times New Roman"/>
            <w:sz w:val="20"/>
            <w:szCs w:val="20"/>
          </w:rPr>
          <w:t>-</w:t>
        </w:r>
      </w:ins>
      <w:del w:id="2076" w:author="Terry" w:date="2017-01-11T21:43:00Z">
        <w:r w:rsidRPr="009C0CC1" w:rsidDel="00964B93">
          <w:rPr>
            <w:rFonts w:ascii="Times New Roman" w:hAnsi="Times New Roman" w:cs="Times New Roman"/>
            <w:sz w:val="20"/>
            <w:szCs w:val="20"/>
          </w:rPr>
          <w:delText xml:space="preserve"> </w:delText>
        </w:r>
      </w:del>
      <w:r w:rsidRPr="009C0CC1">
        <w:rPr>
          <w:rFonts w:ascii="Times New Roman" w:hAnsi="Times New Roman" w:cs="Times New Roman"/>
          <w:sz w:val="20"/>
          <w:szCs w:val="20"/>
        </w:rPr>
        <w:t xml:space="preserve">Assets to the mentioned </w:t>
      </w:r>
      <w:r w:rsidR="003007E0">
        <w:rPr>
          <w:rFonts w:ascii="Times New Roman" w:hAnsi="Times New Roman" w:cs="Times New Roman"/>
          <w:sz w:val="20"/>
          <w:szCs w:val="20"/>
        </w:rPr>
        <w:t>3rd Gen. blockchain</w:t>
      </w:r>
      <w:r w:rsidRPr="009C0CC1">
        <w:rPr>
          <w:rFonts w:ascii="Times New Roman" w:hAnsi="Times New Roman" w:cs="Times New Roman"/>
          <w:sz w:val="20"/>
          <w:szCs w:val="20"/>
        </w:rPr>
        <w:t xml:space="preserve"> address under the </w:t>
      </w:r>
      <w:r w:rsidR="00C35597" w:rsidRPr="009C0CC1">
        <w:rPr>
          <w:rFonts w:ascii="Times New Roman" w:hAnsi="Times New Roman" w:cs="Times New Roman"/>
          <w:sz w:val="20"/>
          <w:szCs w:val="20"/>
        </w:rPr>
        <w:t>OZ</w:t>
      </w:r>
      <w:del w:id="2077" w:author="TerryA" w:date="2017-01-08T10:17:00Z">
        <w:r w:rsidR="00C35597" w:rsidRPr="009C0CC1" w:rsidDel="004F3B1D">
          <w:rPr>
            <w:rFonts w:ascii="Times New Roman" w:hAnsi="Times New Roman" w:cs="Times New Roman"/>
            <w:sz w:val="20"/>
            <w:szCs w:val="20"/>
          </w:rPr>
          <w:delText>-</w:delText>
        </w:r>
      </w:del>
      <w:r w:rsidR="00C35597" w:rsidRPr="009C0CC1">
        <w:rPr>
          <w:rFonts w:ascii="Times New Roman" w:hAnsi="Times New Roman" w:cs="Times New Roman"/>
          <w:sz w:val="20"/>
          <w:szCs w:val="20"/>
        </w:rPr>
        <w:t>coin Platform</w:t>
      </w:r>
      <w:r w:rsidRPr="009C0CC1">
        <w:rPr>
          <w:rFonts w:ascii="Times New Roman" w:hAnsi="Times New Roman" w:cs="Times New Roman"/>
          <w:sz w:val="20"/>
          <w:szCs w:val="20"/>
        </w:rPr>
        <w:t xml:space="preserve">. </w:t>
      </w:r>
    </w:p>
    <w:p w14:paraId="19C3A856" w14:textId="77777777" w:rsidR="002C03A2" w:rsidRDefault="002C03A2" w:rsidP="00EC2686">
      <w:pPr>
        <w:pStyle w:val="PlainText"/>
        <w:jc w:val="both"/>
        <w:rPr>
          <w:ins w:id="2078" w:author="TerryA" w:date="2017-01-08T10:17:00Z"/>
          <w:rFonts w:ascii="Times New Roman" w:hAnsi="Times New Roman" w:cs="Times New Roman"/>
          <w:sz w:val="20"/>
          <w:szCs w:val="20"/>
        </w:rPr>
      </w:pPr>
    </w:p>
    <w:p w14:paraId="021DA072" w14:textId="77777777" w:rsidR="004F3B1D" w:rsidDel="00DA053F" w:rsidRDefault="004F3B1D" w:rsidP="00EC2686">
      <w:pPr>
        <w:pStyle w:val="PlainText"/>
        <w:jc w:val="both"/>
        <w:rPr>
          <w:ins w:id="2079" w:author="TerryA" w:date="2017-01-08T10:17:00Z"/>
          <w:del w:id="2080" w:author="Johannes Breytenbach" w:date="2017-01-09T19:00:00Z"/>
          <w:rFonts w:ascii="Times New Roman" w:hAnsi="Times New Roman" w:cs="Times New Roman"/>
          <w:sz w:val="20"/>
          <w:szCs w:val="20"/>
        </w:rPr>
      </w:pPr>
    </w:p>
    <w:p w14:paraId="45A0E78B" w14:textId="77777777" w:rsidR="004F3B1D" w:rsidRPr="009C0CC1" w:rsidDel="00DA053F" w:rsidRDefault="004F3B1D" w:rsidP="00EC2686">
      <w:pPr>
        <w:pStyle w:val="PlainText"/>
        <w:jc w:val="both"/>
        <w:rPr>
          <w:del w:id="2081" w:author="Johannes Breytenbach" w:date="2017-01-09T19:00:00Z"/>
          <w:rFonts w:ascii="Times New Roman" w:hAnsi="Times New Roman" w:cs="Times New Roman"/>
          <w:sz w:val="20"/>
          <w:szCs w:val="20"/>
        </w:rPr>
      </w:pPr>
    </w:p>
    <w:p w14:paraId="48DF86D4" w14:textId="77777777" w:rsidR="002C03A2" w:rsidRPr="003A5E38" w:rsidDel="00B27035" w:rsidRDefault="002C03A2">
      <w:pPr>
        <w:pStyle w:val="Heading2"/>
        <w:rPr>
          <w:del w:id="2082" w:author="Johannes Breytenbach" w:date="2017-01-10T17:35:00Z"/>
          <w:b w:val="0"/>
          <w:highlight w:val="yellow"/>
          <w:rPrChange w:id="2083" w:author="Johannes Breytenbach" w:date="2017-01-10T07:56:00Z">
            <w:rPr>
              <w:del w:id="2084" w:author="Johannes Breytenbach" w:date="2017-01-10T17:35:00Z"/>
              <w:rFonts w:ascii="Times New Roman" w:hAnsi="Times New Roman" w:cs="Times New Roman"/>
              <w:b/>
              <w:sz w:val="20"/>
              <w:szCs w:val="20"/>
              <w:highlight w:val="yellow"/>
            </w:rPr>
          </w:rPrChange>
        </w:rPr>
        <w:pPrChange w:id="2085" w:author="Johannes Breytenbach" w:date="2017-01-07T12:12:00Z">
          <w:pPr>
            <w:pStyle w:val="PlainText"/>
            <w:jc w:val="both"/>
          </w:pPr>
        </w:pPrChange>
      </w:pPr>
      <w:del w:id="2086" w:author="Johannes Breytenbach" w:date="2017-01-10T17:35:00Z">
        <w:r w:rsidRPr="003A5E38" w:rsidDel="00B27035">
          <w:rPr>
            <w:b w:val="0"/>
            <w:highlight w:val="yellow"/>
            <w:rPrChange w:id="2087" w:author="Johannes Breytenbach" w:date="2017-01-10T07:56:00Z">
              <w:rPr>
                <w:rFonts w:ascii="Times New Roman" w:hAnsi="Times New Roman" w:cs="Times New Roman"/>
                <w:b/>
                <w:sz w:val="20"/>
                <w:szCs w:val="20"/>
                <w:highlight w:val="yellow"/>
              </w:rPr>
            </w:rPrChange>
          </w:rPr>
          <w:delText xml:space="preserve">Gamification </w:delText>
        </w:r>
      </w:del>
    </w:p>
    <w:p w14:paraId="424460DC" w14:textId="77777777" w:rsidR="002C03A2" w:rsidRPr="003A5E38" w:rsidDel="00A84341" w:rsidRDefault="002C03A2" w:rsidP="00EC2686">
      <w:pPr>
        <w:pStyle w:val="PlainText"/>
        <w:jc w:val="both"/>
        <w:rPr>
          <w:del w:id="2088" w:author="Johannes Breytenbach" w:date="2017-01-09T06:40:00Z"/>
          <w:rFonts w:ascii="Times New Roman" w:hAnsi="Times New Roman" w:cs="Times New Roman"/>
          <w:sz w:val="20"/>
          <w:szCs w:val="20"/>
          <w:highlight w:val="yellow"/>
        </w:rPr>
      </w:pPr>
    </w:p>
    <w:p w14:paraId="5444BCB3" w14:textId="77777777" w:rsidR="002C03A2" w:rsidRPr="009C0CC1" w:rsidDel="00B27035" w:rsidRDefault="002C03A2" w:rsidP="00EC2686">
      <w:pPr>
        <w:pStyle w:val="PlainText"/>
        <w:jc w:val="both"/>
        <w:rPr>
          <w:del w:id="2089" w:author="Johannes Breytenbach" w:date="2017-01-10T17:35:00Z"/>
          <w:rFonts w:ascii="Times New Roman" w:hAnsi="Times New Roman" w:cs="Times New Roman"/>
          <w:sz w:val="20"/>
          <w:szCs w:val="20"/>
        </w:rPr>
      </w:pPr>
      <w:del w:id="2090" w:author="Johannes Breytenbach" w:date="2017-01-10T17:35:00Z">
        <w:r w:rsidRPr="003A5E38" w:rsidDel="00B27035">
          <w:rPr>
            <w:rFonts w:ascii="Times New Roman" w:hAnsi="Times New Roman" w:cs="Times New Roman"/>
            <w:sz w:val="20"/>
            <w:szCs w:val="20"/>
            <w:highlight w:val="yellow"/>
          </w:rPr>
          <w:delText xml:space="preserve">In legal jurisdictions, </w:delText>
        </w:r>
        <w:r w:rsidR="00C35597" w:rsidRPr="003A5E38" w:rsidDel="00B27035">
          <w:rPr>
            <w:rFonts w:ascii="Times New Roman" w:hAnsi="Times New Roman" w:cs="Times New Roman"/>
            <w:sz w:val="20"/>
            <w:szCs w:val="20"/>
            <w:highlight w:val="yellow"/>
          </w:rPr>
          <w:delText>OZ-coin t</w:delText>
        </w:r>
        <w:r w:rsidRPr="003A5E38" w:rsidDel="00B27035">
          <w:rPr>
            <w:rFonts w:ascii="Times New Roman" w:hAnsi="Times New Roman" w:cs="Times New Roman"/>
            <w:sz w:val="20"/>
            <w:szCs w:val="20"/>
            <w:highlight w:val="yellow"/>
          </w:rPr>
          <w:delText xml:space="preserve">okens can be used like bitcoin to facilitate in game currency or as </w:delText>
        </w:r>
        <w:r w:rsidR="00C35597" w:rsidRPr="003A5E38" w:rsidDel="00B27035">
          <w:rPr>
            <w:rFonts w:ascii="Times New Roman" w:hAnsi="Times New Roman" w:cs="Times New Roman"/>
            <w:sz w:val="20"/>
            <w:szCs w:val="20"/>
            <w:highlight w:val="yellow"/>
          </w:rPr>
          <w:delText>gaming tokens.</w:delText>
        </w:r>
        <w:r w:rsidRPr="003A5E38" w:rsidDel="00B27035">
          <w:rPr>
            <w:rFonts w:ascii="Times New Roman" w:hAnsi="Times New Roman" w:cs="Times New Roman"/>
            <w:sz w:val="20"/>
            <w:szCs w:val="20"/>
            <w:highlight w:val="yellow"/>
          </w:rPr>
          <w:delText xml:space="preserve"> The </w:delText>
        </w:r>
        <w:r w:rsidR="003007E0" w:rsidRPr="003A5E38" w:rsidDel="00B27035">
          <w:rPr>
            <w:rFonts w:ascii="Times New Roman" w:hAnsi="Times New Roman" w:cs="Times New Roman"/>
            <w:sz w:val="20"/>
            <w:szCs w:val="20"/>
            <w:highlight w:val="yellow"/>
          </w:rPr>
          <w:delText xml:space="preserve">OZcoin Platform </w:delText>
        </w:r>
        <w:r w:rsidRPr="003A5E38" w:rsidDel="00B27035">
          <w:rPr>
            <w:rFonts w:ascii="Times New Roman" w:hAnsi="Times New Roman" w:cs="Times New Roman"/>
            <w:sz w:val="20"/>
            <w:szCs w:val="20"/>
            <w:highlight w:val="yellow"/>
          </w:rPr>
          <w:delText>protocol can also be used for the issu</w:delText>
        </w:r>
        <w:r w:rsidR="00C35597" w:rsidRPr="003A5E38" w:rsidDel="00B27035">
          <w:rPr>
            <w:rFonts w:ascii="Times New Roman" w:hAnsi="Times New Roman" w:cs="Times New Roman"/>
            <w:sz w:val="20"/>
            <w:szCs w:val="20"/>
            <w:highlight w:val="yellow"/>
          </w:rPr>
          <w:delText>ance of digital gaming assets.</w:delText>
        </w:r>
      </w:del>
    </w:p>
    <w:p w14:paraId="6C0804A1" w14:textId="77777777" w:rsidR="002C03A2" w:rsidRPr="009C0CC1" w:rsidDel="00B27035" w:rsidRDefault="002C03A2" w:rsidP="00EC2686">
      <w:pPr>
        <w:pStyle w:val="PlainText"/>
        <w:jc w:val="both"/>
        <w:rPr>
          <w:del w:id="2091" w:author="Johannes Breytenbach" w:date="2017-01-10T17:35:00Z"/>
          <w:rFonts w:ascii="Times New Roman" w:hAnsi="Times New Roman" w:cs="Times New Roman"/>
          <w:sz w:val="20"/>
          <w:szCs w:val="20"/>
        </w:rPr>
      </w:pPr>
    </w:p>
    <w:p w14:paraId="0AA67A05" w14:textId="77777777" w:rsidR="002C03A2" w:rsidRPr="009C0CC1" w:rsidRDefault="002C03A2">
      <w:pPr>
        <w:pStyle w:val="Heading2"/>
        <w:pPrChange w:id="2092" w:author="Johannes Breytenbach" w:date="2017-01-07T12:12:00Z">
          <w:pPr>
            <w:pStyle w:val="PlainText"/>
            <w:jc w:val="both"/>
          </w:pPr>
        </w:pPrChange>
      </w:pPr>
      <w:bookmarkStart w:id="2093" w:name="_Toc474766695"/>
      <w:r w:rsidRPr="009C0CC1">
        <w:t>Escrow</w:t>
      </w:r>
      <w:bookmarkEnd w:id="2093"/>
      <w:r w:rsidRPr="009C0CC1">
        <w:t xml:space="preserve"> </w:t>
      </w:r>
    </w:p>
    <w:p w14:paraId="2FA3CA17" w14:textId="77777777" w:rsidR="00C35597" w:rsidRPr="009C0CC1" w:rsidDel="00A84341" w:rsidRDefault="00C35597" w:rsidP="00EC2686">
      <w:pPr>
        <w:pStyle w:val="PlainText"/>
        <w:jc w:val="both"/>
        <w:rPr>
          <w:del w:id="2094" w:author="Johannes Breytenbach" w:date="2017-01-09T06:40:00Z"/>
          <w:rFonts w:ascii="Times New Roman" w:hAnsi="Times New Roman" w:cs="Times New Roman"/>
          <w:sz w:val="20"/>
          <w:szCs w:val="20"/>
        </w:rPr>
      </w:pPr>
    </w:p>
    <w:p w14:paraId="398C97A4" w14:textId="77777777" w:rsidR="002C03A2" w:rsidRPr="009C0CC1" w:rsidRDefault="00C35597"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OZ</w:t>
      </w:r>
      <w:del w:id="2095" w:author="TerryA" w:date="2017-01-08T10:17:00Z">
        <w:r w:rsidRPr="009C0CC1" w:rsidDel="004F3B1D">
          <w:rPr>
            <w:rFonts w:ascii="Times New Roman" w:hAnsi="Times New Roman" w:cs="Times New Roman"/>
            <w:sz w:val="20"/>
            <w:szCs w:val="20"/>
          </w:rPr>
          <w:delText>-</w:delText>
        </w:r>
      </w:del>
      <w:r w:rsidRPr="009C0CC1">
        <w:rPr>
          <w:rFonts w:ascii="Times New Roman" w:hAnsi="Times New Roman" w:cs="Times New Roman"/>
          <w:sz w:val="20"/>
          <w:szCs w:val="20"/>
        </w:rPr>
        <w:t>coin</w:t>
      </w:r>
      <w:r w:rsidR="002C03A2" w:rsidRPr="009C0CC1">
        <w:rPr>
          <w:rFonts w:ascii="Times New Roman" w:hAnsi="Times New Roman" w:cs="Times New Roman"/>
          <w:sz w:val="20"/>
          <w:szCs w:val="20"/>
        </w:rPr>
        <w:t xml:space="preserve"> tokens can provide a better and less volatile store of value for Escrow services on the blockchain. </w:t>
      </w:r>
    </w:p>
    <w:p w14:paraId="61A24CC3" w14:textId="77777777" w:rsidR="002C03A2" w:rsidRPr="009C0CC1" w:rsidRDefault="002C03A2" w:rsidP="00EC2686">
      <w:pPr>
        <w:pStyle w:val="PlainText"/>
        <w:jc w:val="both"/>
        <w:rPr>
          <w:rFonts w:ascii="Times New Roman" w:hAnsi="Times New Roman" w:cs="Times New Roman"/>
          <w:sz w:val="20"/>
          <w:szCs w:val="20"/>
        </w:rPr>
      </w:pPr>
    </w:p>
    <w:p w14:paraId="2A67BB0B" w14:textId="77777777" w:rsidR="002C03A2" w:rsidRPr="009C0CC1" w:rsidRDefault="002C03A2">
      <w:pPr>
        <w:pStyle w:val="Heading2"/>
        <w:pPrChange w:id="2096" w:author="Johannes Breytenbach" w:date="2017-01-07T12:12:00Z">
          <w:pPr>
            <w:pStyle w:val="PlainText"/>
            <w:jc w:val="both"/>
          </w:pPr>
        </w:pPrChange>
      </w:pPr>
      <w:bookmarkStart w:id="2097" w:name="_Toc474766696"/>
      <w:r w:rsidRPr="009C0CC1">
        <w:t>Crowdfunding</w:t>
      </w:r>
      <w:bookmarkEnd w:id="2097"/>
      <w:r w:rsidRPr="009C0CC1">
        <w:t xml:space="preserve"> </w:t>
      </w:r>
    </w:p>
    <w:p w14:paraId="687F658B" w14:textId="77777777" w:rsidR="002C03A2" w:rsidRPr="009C0CC1" w:rsidDel="00A84341" w:rsidRDefault="002C03A2" w:rsidP="00EC2686">
      <w:pPr>
        <w:pStyle w:val="PlainText"/>
        <w:jc w:val="both"/>
        <w:rPr>
          <w:del w:id="2098" w:author="Johannes Breytenbach" w:date="2017-01-09T06:40:00Z"/>
          <w:rFonts w:ascii="Times New Roman" w:hAnsi="Times New Roman" w:cs="Times New Roman"/>
          <w:sz w:val="20"/>
          <w:szCs w:val="20"/>
        </w:rPr>
      </w:pPr>
    </w:p>
    <w:p w14:paraId="7A676972"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A </w:t>
      </w:r>
      <w:ins w:id="2099" w:author="Johannes Breytenbach" w:date="2017-01-10T17:35:00Z">
        <w:r w:rsidR="00B27035">
          <w:rPr>
            <w:rFonts w:ascii="Times New Roman" w:hAnsi="Times New Roman" w:cs="Times New Roman"/>
            <w:sz w:val="20"/>
            <w:szCs w:val="20"/>
          </w:rPr>
          <w:t>decentralized app (</w:t>
        </w:r>
      </w:ins>
      <w:r w:rsidRPr="009C0CC1">
        <w:rPr>
          <w:rFonts w:ascii="Times New Roman" w:hAnsi="Times New Roman" w:cs="Times New Roman"/>
          <w:sz w:val="20"/>
          <w:szCs w:val="20"/>
        </w:rPr>
        <w:t>Dapp</w:t>
      </w:r>
      <w:ins w:id="2100" w:author="Johannes Breytenbach" w:date="2017-01-10T17:35:00Z">
        <w:r w:rsidR="00B27035">
          <w:rPr>
            <w:rFonts w:ascii="Times New Roman" w:hAnsi="Times New Roman" w:cs="Times New Roman"/>
            <w:sz w:val="20"/>
            <w:szCs w:val="20"/>
          </w:rPr>
          <w:t>)</w:t>
        </w:r>
      </w:ins>
      <w:r w:rsidRPr="009C0CC1">
        <w:rPr>
          <w:rFonts w:ascii="Times New Roman" w:hAnsi="Times New Roman" w:cs="Times New Roman"/>
          <w:sz w:val="20"/>
          <w:szCs w:val="20"/>
        </w:rPr>
        <w:t xml:space="preserve"> can provide crowdfunding </w:t>
      </w:r>
      <w:r w:rsidR="00C35597" w:rsidRPr="009C0CC1">
        <w:rPr>
          <w:rFonts w:ascii="Times New Roman" w:hAnsi="Times New Roman" w:cs="Times New Roman"/>
          <w:sz w:val="20"/>
          <w:szCs w:val="20"/>
        </w:rPr>
        <w:t>opportunities with cryptocurrencies and crypto</w:t>
      </w:r>
      <w:ins w:id="2101" w:author="Johannes Breytenbach" w:date="2017-01-10T17:35:00Z">
        <w:r w:rsidR="00B27035">
          <w:rPr>
            <w:rFonts w:ascii="Times New Roman" w:hAnsi="Times New Roman" w:cs="Times New Roman"/>
            <w:sz w:val="20"/>
            <w:szCs w:val="20"/>
          </w:rPr>
          <w:t>-</w:t>
        </w:r>
      </w:ins>
      <w:r w:rsidRPr="009C0CC1">
        <w:rPr>
          <w:rFonts w:ascii="Times New Roman" w:hAnsi="Times New Roman" w:cs="Times New Roman"/>
          <w:sz w:val="20"/>
          <w:szCs w:val="20"/>
        </w:rPr>
        <w:t xml:space="preserve">assets, or offer convertibility of cryptocurrencies to </w:t>
      </w:r>
      <w:r w:rsidR="00C35597" w:rsidRPr="009C0CC1">
        <w:rPr>
          <w:rFonts w:ascii="Times New Roman" w:hAnsi="Times New Roman" w:cs="Times New Roman"/>
          <w:sz w:val="20"/>
          <w:szCs w:val="20"/>
        </w:rPr>
        <w:t>OZ</w:t>
      </w:r>
      <w:del w:id="2102" w:author="TerryA" w:date="2017-01-08T10:17:00Z">
        <w:r w:rsidR="00C35597" w:rsidRPr="009C0CC1" w:rsidDel="004F3B1D">
          <w:rPr>
            <w:rFonts w:ascii="Times New Roman" w:hAnsi="Times New Roman" w:cs="Times New Roman"/>
            <w:sz w:val="20"/>
            <w:szCs w:val="20"/>
          </w:rPr>
          <w:delText>-</w:delText>
        </w:r>
      </w:del>
      <w:r w:rsidR="00C35597" w:rsidRPr="009C0CC1">
        <w:rPr>
          <w:rFonts w:ascii="Times New Roman" w:hAnsi="Times New Roman" w:cs="Times New Roman"/>
          <w:sz w:val="20"/>
          <w:szCs w:val="20"/>
        </w:rPr>
        <w:t>coin</w:t>
      </w:r>
      <w:ins w:id="2103" w:author="Johannes Breytenbach" w:date="2017-01-10T17:36:00Z">
        <w:r w:rsidR="00B27035">
          <w:rPr>
            <w:rFonts w:ascii="Times New Roman" w:hAnsi="Times New Roman" w:cs="Times New Roman"/>
            <w:sz w:val="20"/>
            <w:szCs w:val="20"/>
          </w:rPr>
          <w:t>s</w:t>
        </w:r>
      </w:ins>
      <w:r w:rsidR="00C35597" w:rsidRPr="009C0CC1">
        <w:rPr>
          <w:rFonts w:ascii="Times New Roman" w:hAnsi="Times New Roman" w:cs="Times New Roman"/>
          <w:sz w:val="20"/>
          <w:szCs w:val="20"/>
        </w:rPr>
        <w:t xml:space="preserve"> </w:t>
      </w:r>
      <w:del w:id="2104" w:author="Johannes Breytenbach" w:date="2017-01-10T17:36:00Z">
        <w:r w:rsidRPr="009C0CC1" w:rsidDel="00B27035">
          <w:rPr>
            <w:rFonts w:ascii="Times New Roman" w:hAnsi="Times New Roman" w:cs="Times New Roman"/>
            <w:sz w:val="20"/>
            <w:szCs w:val="20"/>
          </w:rPr>
          <w:delText xml:space="preserve">tokens </w:delText>
        </w:r>
      </w:del>
      <w:r w:rsidRPr="009C0CC1">
        <w:rPr>
          <w:rFonts w:ascii="Times New Roman" w:hAnsi="Times New Roman" w:cs="Times New Roman"/>
          <w:sz w:val="20"/>
          <w:szCs w:val="20"/>
        </w:rPr>
        <w:t xml:space="preserve">as a hedge to price volatility. </w:t>
      </w:r>
    </w:p>
    <w:p w14:paraId="6C454674" w14:textId="77777777" w:rsidR="002C03A2" w:rsidRPr="009C0CC1" w:rsidRDefault="002C03A2" w:rsidP="00EC2686">
      <w:pPr>
        <w:pStyle w:val="PlainText"/>
        <w:jc w:val="both"/>
        <w:rPr>
          <w:rFonts w:ascii="Times New Roman" w:hAnsi="Times New Roman" w:cs="Times New Roman"/>
          <w:sz w:val="20"/>
          <w:szCs w:val="20"/>
        </w:rPr>
      </w:pPr>
    </w:p>
    <w:p w14:paraId="38ACBCB6" w14:textId="33C5BD50" w:rsidR="002C03A2" w:rsidRPr="009C0CC1" w:rsidRDefault="002C03A2">
      <w:pPr>
        <w:pStyle w:val="Heading2"/>
        <w:pPrChange w:id="2105" w:author="Johannes Breytenbach" w:date="2017-01-07T12:12:00Z">
          <w:pPr>
            <w:pStyle w:val="PlainText"/>
            <w:jc w:val="both"/>
          </w:pPr>
        </w:pPrChange>
      </w:pPr>
      <w:del w:id="2106" w:author="Johannes Breytenbach" w:date="2017-01-06T07:19:00Z">
        <w:r w:rsidRPr="009C0CC1" w:rsidDel="0002066C">
          <w:delText>Gold</w:delText>
        </w:r>
      </w:del>
      <w:bookmarkStart w:id="2107" w:name="_Toc474766697"/>
      <w:ins w:id="2108" w:author="Johannes Breytenbach" w:date="2017-01-20T11:00:00Z">
        <w:r w:rsidR="00574736">
          <w:t>Gold</w:t>
        </w:r>
      </w:ins>
      <w:r w:rsidRPr="009C0CC1">
        <w:t xml:space="preserve"> Backed Crypto</w:t>
      </w:r>
      <w:ins w:id="2109" w:author="Terry" w:date="2017-01-11T21:43:00Z">
        <w:r w:rsidR="00964B93">
          <w:t>c</w:t>
        </w:r>
      </w:ins>
      <w:del w:id="2110" w:author="Terry" w:date="2017-01-11T21:43:00Z">
        <w:r w:rsidRPr="009C0CC1" w:rsidDel="00964B93">
          <w:delText xml:space="preserve"> C</w:delText>
        </w:r>
      </w:del>
      <w:r w:rsidRPr="009C0CC1">
        <w:t>urrency Developments</w:t>
      </w:r>
      <w:bookmarkEnd w:id="2107"/>
      <w:r w:rsidRPr="009C0CC1">
        <w:t xml:space="preserve"> </w:t>
      </w:r>
    </w:p>
    <w:p w14:paraId="55D07399" w14:textId="77777777" w:rsidR="002C03A2" w:rsidRPr="009C0CC1" w:rsidDel="00A84341" w:rsidRDefault="002C03A2" w:rsidP="00EC2686">
      <w:pPr>
        <w:pStyle w:val="PlainText"/>
        <w:jc w:val="both"/>
        <w:rPr>
          <w:del w:id="2111" w:author="Johannes Breytenbach" w:date="2017-01-09T06:40:00Z"/>
          <w:rFonts w:ascii="Times New Roman" w:hAnsi="Times New Roman" w:cs="Times New Roman"/>
          <w:sz w:val="20"/>
          <w:szCs w:val="20"/>
        </w:rPr>
      </w:pPr>
    </w:p>
    <w:p w14:paraId="38EF9A7C" w14:textId="44E1CBEE"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Cryptocurrencies can stake a portion of its value with </w:t>
      </w:r>
      <w:r w:rsidR="00C35597" w:rsidRPr="009C0CC1">
        <w:rPr>
          <w:rFonts w:ascii="Times New Roman" w:hAnsi="Times New Roman" w:cs="Times New Roman"/>
          <w:sz w:val="20"/>
          <w:szCs w:val="20"/>
        </w:rPr>
        <w:t>OZ</w:t>
      </w:r>
      <w:del w:id="2112" w:author="TerryA" w:date="2017-01-08T10:17:00Z">
        <w:r w:rsidR="00C35597" w:rsidRPr="009C0CC1" w:rsidDel="004F3B1D">
          <w:rPr>
            <w:rFonts w:ascii="Times New Roman" w:hAnsi="Times New Roman" w:cs="Times New Roman"/>
            <w:sz w:val="20"/>
            <w:szCs w:val="20"/>
          </w:rPr>
          <w:delText>-</w:delText>
        </w:r>
      </w:del>
      <w:r w:rsidR="00C35597" w:rsidRPr="009C0CC1">
        <w:rPr>
          <w:rFonts w:ascii="Times New Roman" w:hAnsi="Times New Roman" w:cs="Times New Roman"/>
          <w:sz w:val="20"/>
          <w:szCs w:val="20"/>
        </w:rPr>
        <w:t xml:space="preserve">coin </w:t>
      </w:r>
      <w:del w:id="2113" w:author="Johannes Breytenbach" w:date="2017-01-06T07:19:00Z">
        <w:r w:rsidRPr="009C0CC1" w:rsidDel="0002066C">
          <w:rPr>
            <w:rFonts w:ascii="Times New Roman" w:hAnsi="Times New Roman" w:cs="Times New Roman"/>
            <w:sz w:val="20"/>
            <w:szCs w:val="20"/>
          </w:rPr>
          <w:delText>Gold</w:delText>
        </w:r>
      </w:del>
      <w:ins w:id="2114"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tokens and </w:t>
      </w:r>
      <w:del w:id="2115" w:author="Johannes Breytenbach" w:date="2017-01-06T07:19:00Z">
        <w:r w:rsidRPr="009C0CC1" w:rsidDel="0002066C">
          <w:rPr>
            <w:rFonts w:ascii="Times New Roman" w:hAnsi="Times New Roman" w:cs="Times New Roman"/>
            <w:sz w:val="20"/>
            <w:szCs w:val="20"/>
          </w:rPr>
          <w:delText>Gold</w:delText>
        </w:r>
      </w:del>
      <w:ins w:id="2116"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Assets, backing its value with </w:t>
      </w:r>
      <w:del w:id="2117" w:author="Johannes Breytenbach" w:date="2017-01-06T07:19:00Z">
        <w:r w:rsidRPr="009C0CC1" w:rsidDel="0002066C">
          <w:rPr>
            <w:rFonts w:ascii="Times New Roman" w:hAnsi="Times New Roman" w:cs="Times New Roman"/>
            <w:sz w:val="20"/>
            <w:szCs w:val="20"/>
          </w:rPr>
          <w:delText>Gold</w:delText>
        </w:r>
      </w:del>
      <w:ins w:id="2118" w:author="Johannes Breytenbach" w:date="2017-01-20T11:00:00Z">
        <w:r w:rsidR="00574736">
          <w:rPr>
            <w:rFonts w:ascii="Times New Roman" w:hAnsi="Times New Roman" w:cs="Times New Roman"/>
            <w:sz w:val="20"/>
            <w:szCs w:val="20"/>
          </w:rPr>
          <w:t>Gold</w:t>
        </w:r>
      </w:ins>
      <w:r w:rsidRPr="009C0CC1">
        <w:rPr>
          <w:rFonts w:ascii="Times New Roman" w:hAnsi="Times New Roman" w:cs="Times New Roman"/>
          <w:sz w:val="20"/>
          <w:szCs w:val="20"/>
        </w:rPr>
        <w:t xml:space="preserve">. </w:t>
      </w:r>
    </w:p>
    <w:p w14:paraId="5B066215" w14:textId="77777777" w:rsidR="002C03A2" w:rsidRPr="009C0CC1" w:rsidRDefault="002C03A2" w:rsidP="00EC2686">
      <w:pPr>
        <w:pStyle w:val="PlainText"/>
        <w:jc w:val="both"/>
        <w:rPr>
          <w:rFonts w:ascii="Times New Roman" w:hAnsi="Times New Roman" w:cs="Times New Roman"/>
          <w:sz w:val="20"/>
          <w:szCs w:val="20"/>
        </w:rPr>
      </w:pPr>
    </w:p>
    <w:p w14:paraId="1EEDB412" w14:textId="77777777" w:rsidR="002C03A2" w:rsidRPr="009C0CC1" w:rsidRDefault="002C03A2">
      <w:pPr>
        <w:pStyle w:val="Heading2"/>
        <w:pPrChange w:id="2119" w:author="Johannes Breytenbach" w:date="2017-01-07T12:12:00Z">
          <w:pPr>
            <w:pStyle w:val="PlainText"/>
            <w:jc w:val="both"/>
          </w:pPr>
        </w:pPrChange>
      </w:pPr>
      <w:bookmarkStart w:id="2120" w:name="_Toc474766698"/>
      <w:r w:rsidRPr="009C0CC1">
        <w:t>Crypto Exchanges and Wealth Management Dapps</w:t>
      </w:r>
      <w:bookmarkEnd w:id="2120"/>
      <w:r w:rsidRPr="009C0CC1">
        <w:t xml:space="preserve"> </w:t>
      </w:r>
    </w:p>
    <w:p w14:paraId="2021D45B" w14:textId="77777777" w:rsidR="002C03A2" w:rsidRPr="009C0CC1" w:rsidDel="00A84341" w:rsidRDefault="002C03A2" w:rsidP="00EC2686">
      <w:pPr>
        <w:pStyle w:val="PlainText"/>
        <w:jc w:val="both"/>
        <w:rPr>
          <w:del w:id="2121" w:author="Johannes Breytenbach" w:date="2017-01-09T06:41:00Z"/>
          <w:rFonts w:ascii="Times New Roman" w:hAnsi="Times New Roman" w:cs="Times New Roman"/>
          <w:sz w:val="20"/>
          <w:szCs w:val="20"/>
        </w:rPr>
      </w:pPr>
    </w:p>
    <w:p w14:paraId="4CDC7B47" w14:textId="3180842D"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When exchanges integrate </w:t>
      </w:r>
      <w:del w:id="2122" w:author="Johannes Breytenbach" w:date="2017-01-09T06:17:00Z">
        <w:r w:rsidR="00C35597" w:rsidRPr="009C0CC1" w:rsidDel="00CE3B53">
          <w:rPr>
            <w:rFonts w:ascii="Times New Roman" w:hAnsi="Times New Roman" w:cs="Times New Roman"/>
            <w:sz w:val="20"/>
            <w:szCs w:val="20"/>
          </w:rPr>
          <w:delText>OZ-coin</w:delText>
        </w:r>
      </w:del>
      <w:del w:id="2123" w:author="Johannes Breytenbach" w:date="2017-01-10T17:27:00Z">
        <w:r w:rsidR="00C35597" w:rsidRPr="009C0CC1" w:rsidDel="00F30C01">
          <w:rPr>
            <w:rFonts w:ascii="Times New Roman" w:hAnsi="Times New Roman" w:cs="Times New Roman"/>
            <w:sz w:val="20"/>
            <w:szCs w:val="20"/>
          </w:rPr>
          <w:delText xml:space="preserve"> </w:delText>
        </w:r>
        <w:r w:rsidRPr="009C0CC1" w:rsidDel="00F30C01">
          <w:rPr>
            <w:rFonts w:ascii="Times New Roman" w:hAnsi="Times New Roman" w:cs="Times New Roman"/>
            <w:sz w:val="20"/>
            <w:szCs w:val="20"/>
          </w:rPr>
          <w:delText>tokens</w:delText>
        </w:r>
      </w:del>
      <w:ins w:id="2124" w:author="Johannes Breytenbach" w:date="2017-01-10T17:27:00Z">
        <w:r w:rsidR="00F30C01">
          <w:rPr>
            <w:rFonts w:ascii="Times New Roman" w:hAnsi="Times New Roman" w:cs="Times New Roman"/>
            <w:sz w:val="20"/>
            <w:szCs w:val="20"/>
          </w:rPr>
          <w:t>OZcoins</w:t>
        </w:r>
      </w:ins>
      <w:r w:rsidRPr="009C0CC1">
        <w:rPr>
          <w:rFonts w:ascii="Times New Roman" w:hAnsi="Times New Roman" w:cs="Times New Roman"/>
          <w:sz w:val="20"/>
          <w:szCs w:val="20"/>
        </w:rPr>
        <w:t xml:space="preserve"> as a cryptocurrency pair, they will be able to offer a </w:t>
      </w:r>
      <w:del w:id="2125" w:author="Johannes Breytenbach" w:date="2017-01-06T07:19:00Z">
        <w:r w:rsidR="00C35597" w:rsidRPr="009C0CC1" w:rsidDel="0002066C">
          <w:rPr>
            <w:rFonts w:ascii="Times New Roman" w:hAnsi="Times New Roman" w:cs="Times New Roman"/>
            <w:sz w:val="20"/>
            <w:szCs w:val="20"/>
          </w:rPr>
          <w:delText>Gold</w:delText>
        </w:r>
      </w:del>
      <w:ins w:id="2126" w:author="Johannes Breytenbach" w:date="2017-01-20T11:00:00Z">
        <w:r w:rsidR="00574736">
          <w:rPr>
            <w:rFonts w:ascii="Times New Roman" w:hAnsi="Times New Roman" w:cs="Times New Roman"/>
            <w:sz w:val="20"/>
            <w:szCs w:val="20"/>
          </w:rPr>
          <w:t>Gold</w:t>
        </w:r>
      </w:ins>
      <w:r w:rsidR="00C35597" w:rsidRPr="009C0CC1">
        <w:rPr>
          <w:rFonts w:ascii="Times New Roman" w:hAnsi="Times New Roman" w:cs="Times New Roman"/>
          <w:sz w:val="20"/>
          <w:szCs w:val="20"/>
        </w:rPr>
        <w:t>-</w:t>
      </w:r>
      <w:r w:rsidRPr="009C0CC1">
        <w:rPr>
          <w:rFonts w:ascii="Times New Roman" w:hAnsi="Times New Roman" w:cs="Times New Roman"/>
          <w:sz w:val="20"/>
          <w:szCs w:val="20"/>
        </w:rPr>
        <w:t>hedge to cryptocurrencies as part of their service offer</w:t>
      </w:r>
      <w:r w:rsidR="00C35597" w:rsidRPr="009C0CC1">
        <w:rPr>
          <w:rFonts w:ascii="Times New Roman" w:hAnsi="Times New Roman" w:cs="Times New Roman"/>
          <w:sz w:val="20"/>
          <w:szCs w:val="20"/>
        </w:rPr>
        <w:t xml:space="preserve">ing. Wealth management services </w:t>
      </w:r>
      <w:r w:rsidRPr="009C0CC1">
        <w:rPr>
          <w:rFonts w:ascii="Times New Roman" w:hAnsi="Times New Roman" w:cs="Times New Roman"/>
          <w:sz w:val="20"/>
          <w:szCs w:val="20"/>
        </w:rPr>
        <w:t>that adjusts your cryptocurrency / crypto asset holding</w:t>
      </w:r>
      <w:r w:rsidR="00C35597" w:rsidRPr="009C0CC1">
        <w:rPr>
          <w:rFonts w:ascii="Times New Roman" w:hAnsi="Times New Roman" w:cs="Times New Roman"/>
          <w:sz w:val="20"/>
          <w:szCs w:val="20"/>
        </w:rPr>
        <w:t xml:space="preserve">s can be developed to manage an </w:t>
      </w:r>
      <w:r w:rsidRPr="009C0CC1">
        <w:rPr>
          <w:rFonts w:ascii="Times New Roman" w:hAnsi="Times New Roman" w:cs="Times New Roman"/>
          <w:sz w:val="20"/>
          <w:szCs w:val="20"/>
        </w:rPr>
        <w:t xml:space="preserve">individual's crypto financial risk profile. </w:t>
      </w:r>
    </w:p>
    <w:p w14:paraId="417232ED" w14:textId="77777777" w:rsidR="002C03A2" w:rsidRPr="009C0CC1" w:rsidRDefault="002C03A2" w:rsidP="00EC2686">
      <w:pPr>
        <w:pStyle w:val="PlainText"/>
        <w:jc w:val="both"/>
        <w:rPr>
          <w:rFonts w:ascii="Times New Roman" w:hAnsi="Times New Roman" w:cs="Times New Roman"/>
          <w:sz w:val="20"/>
          <w:szCs w:val="20"/>
        </w:rPr>
      </w:pPr>
    </w:p>
    <w:p w14:paraId="551889A9" w14:textId="77777777" w:rsidR="002C03A2" w:rsidRPr="00DA053F" w:rsidDel="00B27035" w:rsidRDefault="002C03A2">
      <w:pPr>
        <w:pStyle w:val="Heading2"/>
        <w:rPr>
          <w:del w:id="2127" w:author="Johannes Breytenbach" w:date="2017-01-10T17:36:00Z"/>
          <w:highlight w:val="yellow"/>
          <w:rPrChange w:id="2128" w:author="Johannes Breytenbach" w:date="2017-01-09T19:05:00Z">
            <w:rPr>
              <w:del w:id="2129" w:author="Johannes Breytenbach" w:date="2017-01-10T17:36:00Z"/>
            </w:rPr>
          </w:rPrChange>
        </w:rPr>
        <w:pPrChange w:id="2130" w:author="Johannes Breytenbach" w:date="2017-01-07T12:12:00Z">
          <w:pPr>
            <w:pStyle w:val="PlainText"/>
            <w:jc w:val="both"/>
          </w:pPr>
        </w:pPrChange>
      </w:pPr>
      <w:del w:id="2131" w:author="Johannes Breytenbach" w:date="2017-01-10T17:36:00Z">
        <w:r w:rsidRPr="00DA053F" w:rsidDel="00B27035">
          <w:rPr>
            <w:b w:val="0"/>
            <w:bCs w:val="0"/>
            <w:highlight w:val="yellow"/>
            <w:rPrChange w:id="2132" w:author="Johannes Breytenbach" w:date="2017-01-09T19:05:00Z">
              <w:rPr>
                <w:b/>
                <w:bCs/>
              </w:rPr>
            </w:rPrChange>
          </w:rPr>
          <w:delText xml:space="preserve">P2P Lending and Microfinance </w:delText>
        </w:r>
      </w:del>
    </w:p>
    <w:p w14:paraId="2965F0E3" w14:textId="77777777" w:rsidR="002C03A2" w:rsidRPr="00DA053F" w:rsidDel="00A84341" w:rsidRDefault="002C03A2" w:rsidP="00EC2686">
      <w:pPr>
        <w:pStyle w:val="PlainText"/>
        <w:jc w:val="both"/>
        <w:rPr>
          <w:del w:id="2133" w:author="Johannes Breytenbach" w:date="2017-01-09T06:41:00Z"/>
          <w:rFonts w:ascii="Times New Roman" w:hAnsi="Times New Roman" w:cs="Times New Roman"/>
          <w:sz w:val="20"/>
          <w:szCs w:val="20"/>
          <w:highlight w:val="yellow"/>
          <w:rPrChange w:id="2134" w:author="Johannes Breytenbach" w:date="2017-01-09T19:05:00Z">
            <w:rPr>
              <w:del w:id="2135" w:author="Johannes Breytenbach" w:date="2017-01-09T06:41:00Z"/>
              <w:rFonts w:ascii="Times New Roman" w:hAnsi="Times New Roman" w:cs="Times New Roman"/>
              <w:sz w:val="20"/>
              <w:szCs w:val="20"/>
            </w:rPr>
          </w:rPrChange>
        </w:rPr>
      </w:pPr>
    </w:p>
    <w:p w14:paraId="46D6FBCC" w14:textId="77777777" w:rsidR="002C03A2" w:rsidRPr="009C0CC1" w:rsidDel="00B27035" w:rsidRDefault="002C03A2" w:rsidP="00EC2686">
      <w:pPr>
        <w:pStyle w:val="PlainText"/>
        <w:jc w:val="both"/>
        <w:rPr>
          <w:del w:id="2136" w:author="Johannes Breytenbach" w:date="2017-01-10T17:36:00Z"/>
          <w:rFonts w:ascii="Times New Roman" w:hAnsi="Times New Roman" w:cs="Times New Roman"/>
          <w:sz w:val="20"/>
          <w:szCs w:val="20"/>
        </w:rPr>
      </w:pPr>
      <w:del w:id="2137" w:author="Johannes Breytenbach" w:date="2017-01-10T17:36:00Z">
        <w:r w:rsidRPr="00DA053F" w:rsidDel="00B27035">
          <w:rPr>
            <w:rFonts w:ascii="Times New Roman" w:hAnsi="Times New Roman" w:cs="Times New Roman"/>
            <w:sz w:val="20"/>
            <w:szCs w:val="20"/>
            <w:highlight w:val="yellow"/>
            <w:rPrChange w:id="2138" w:author="Johannes Breytenbach" w:date="2017-01-09T19:05:00Z">
              <w:rPr>
                <w:rFonts w:ascii="Times New Roman" w:hAnsi="Times New Roman" w:cs="Times New Roman"/>
                <w:sz w:val="20"/>
                <w:szCs w:val="20"/>
              </w:rPr>
            </w:rPrChange>
          </w:rPr>
          <w:delText xml:space="preserve">Dapps can utilize </w:delText>
        </w:r>
        <w:r w:rsidR="00C35597" w:rsidRPr="00DA053F" w:rsidDel="00B27035">
          <w:rPr>
            <w:rFonts w:ascii="Times New Roman" w:hAnsi="Times New Roman" w:cs="Times New Roman"/>
            <w:sz w:val="20"/>
            <w:szCs w:val="20"/>
            <w:highlight w:val="yellow"/>
            <w:rPrChange w:id="2139" w:author="Johannes Breytenbach" w:date="2017-01-09T19:05:00Z">
              <w:rPr>
                <w:rFonts w:ascii="Times New Roman" w:hAnsi="Times New Roman" w:cs="Times New Roman"/>
                <w:sz w:val="20"/>
                <w:szCs w:val="20"/>
              </w:rPr>
            </w:rPrChange>
          </w:rPr>
          <w:delText xml:space="preserve">OZ-coin </w:delText>
        </w:r>
      </w:del>
      <w:del w:id="2140" w:author="Johannes Breytenbach" w:date="2017-01-06T07:19:00Z">
        <w:r w:rsidRPr="00DA053F" w:rsidDel="0002066C">
          <w:rPr>
            <w:rFonts w:ascii="Times New Roman" w:hAnsi="Times New Roman" w:cs="Times New Roman"/>
            <w:sz w:val="20"/>
            <w:szCs w:val="20"/>
            <w:highlight w:val="yellow"/>
            <w:rPrChange w:id="2141" w:author="Johannes Breytenbach" w:date="2017-01-09T19:05:00Z">
              <w:rPr>
                <w:rFonts w:ascii="Times New Roman" w:hAnsi="Times New Roman" w:cs="Times New Roman"/>
                <w:sz w:val="20"/>
                <w:szCs w:val="20"/>
              </w:rPr>
            </w:rPrChange>
          </w:rPr>
          <w:delText>Gold</w:delText>
        </w:r>
      </w:del>
      <w:del w:id="2142" w:author="Johannes Breytenbach" w:date="2017-01-10T17:36:00Z">
        <w:r w:rsidRPr="00DA053F" w:rsidDel="00B27035">
          <w:rPr>
            <w:rFonts w:ascii="Times New Roman" w:hAnsi="Times New Roman" w:cs="Times New Roman"/>
            <w:sz w:val="20"/>
            <w:szCs w:val="20"/>
            <w:highlight w:val="yellow"/>
            <w:rPrChange w:id="2143" w:author="Johannes Breytenbach" w:date="2017-01-09T19:05:00Z">
              <w:rPr>
                <w:rFonts w:ascii="Times New Roman" w:hAnsi="Times New Roman" w:cs="Times New Roman"/>
                <w:sz w:val="20"/>
                <w:szCs w:val="20"/>
              </w:rPr>
            </w:rPrChange>
          </w:rPr>
          <w:delText xml:space="preserve"> for peer to peer lending. A borrower can call for funding through a Dapp based on his risk profile and reputation and negotiate a rate of return on the borrowed funds. Interest / yield payments can be serviced at regular intervals with a penalty system in place for late payments. This has already been done with bitcoin, but due to the price volatility of cryptocurrencies, lenders may lose more of their asset value than what can be earned from the interest during the period of the loan. The price stability of </w:delText>
        </w:r>
        <w:r w:rsidR="00C35597" w:rsidRPr="00DA053F" w:rsidDel="00B27035">
          <w:rPr>
            <w:rFonts w:ascii="Times New Roman" w:hAnsi="Times New Roman" w:cs="Times New Roman"/>
            <w:sz w:val="20"/>
            <w:szCs w:val="20"/>
            <w:highlight w:val="yellow"/>
            <w:rPrChange w:id="2144" w:author="Johannes Breytenbach" w:date="2017-01-09T19:05:00Z">
              <w:rPr>
                <w:rFonts w:ascii="Times New Roman" w:hAnsi="Times New Roman" w:cs="Times New Roman"/>
                <w:sz w:val="20"/>
                <w:szCs w:val="20"/>
              </w:rPr>
            </w:rPrChange>
          </w:rPr>
          <w:delText xml:space="preserve">OZ-coin </w:delText>
        </w:r>
      </w:del>
      <w:del w:id="2145" w:author="Johannes Breytenbach" w:date="2017-01-06T07:19:00Z">
        <w:r w:rsidRPr="00DA053F" w:rsidDel="0002066C">
          <w:rPr>
            <w:rFonts w:ascii="Times New Roman" w:hAnsi="Times New Roman" w:cs="Times New Roman"/>
            <w:sz w:val="20"/>
            <w:szCs w:val="20"/>
            <w:highlight w:val="yellow"/>
            <w:rPrChange w:id="2146" w:author="Johannes Breytenbach" w:date="2017-01-09T19:05:00Z">
              <w:rPr>
                <w:rFonts w:ascii="Times New Roman" w:hAnsi="Times New Roman" w:cs="Times New Roman"/>
                <w:sz w:val="20"/>
                <w:szCs w:val="20"/>
              </w:rPr>
            </w:rPrChange>
          </w:rPr>
          <w:delText>Gold</w:delText>
        </w:r>
      </w:del>
      <w:del w:id="2147" w:author="Johannes Breytenbach" w:date="2017-01-10T17:36:00Z">
        <w:r w:rsidRPr="00DA053F" w:rsidDel="00B27035">
          <w:rPr>
            <w:rFonts w:ascii="Times New Roman" w:hAnsi="Times New Roman" w:cs="Times New Roman"/>
            <w:sz w:val="20"/>
            <w:szCs w:val="20"/>
            <w:highlight w:val="yellow"/>
            <w:rPrChange w:id="2148" w:author="Johannes Breytenbach" w:date="2017-01-09T19:05:00Z">
              <w:rPr>
                <w:rFonts w:ascii="Times New Roman" w:hAnsi="Times New Roman" w:cs="Times New Roman"/>
                <w:sz w:val="20"/>
                <w:szCs w:val="20"/>
              </w:rPr>
            </w:rPrChange>
          </w:rPr>
          <w:delText xml:space="preserve"> Tokens can facilitate the adoption rate of such services.</w:delText>
        </w:r>
        <w:r w:rsidRPr="009C0CC1" w:rsidDel="00B27035">
          <w:rPr>
            <w:rFonts w:ascii="Times New Roman" w:hAnsi="Times New Roman" w:cs="Times New Roman"/>
            <w:sz w:val="20"/>
            <w:szCs w:val="20"/>
          </w:rPr>
          <w:delText xml:space="preserve"> </w:delText>
        </w:r>
      </w:del>
    </w:p>
    <w:p w14:paraId="408697F4" w14:textId="77777777" w:rsidR="002C03A2" w:rsidRPr="009C0CC1" w:rsidDel="00B27035" w:rsidRDefault="002C03A2" w:rsidP="00EC2686">
      <w:pPr>
        <w:pStyle w:val="PlainText"/>
        <w:jc w:val="both"/>
        <w:rPr>
          <w:del w:id="2149" w:author="Johannes Breytenbach" w:date="2017-01-10T17:36:00Z"/>
          <w:rFonts w:ascii="Times New Roman" w:hAnsi="Times New Roman" w:cs="Times New Roman"/>
          <w:sz w:val="20"/>
          <w:szCs w:val="20"/>
        </w:rPr>
      </w:pPr>
    </w:p>
    <w:p w14:paraId="06803320" w14:textId="77777777" w:rsidR="002C03A2" w:rsidRPr="009C0CC1" w:rsidRDefault="002C03A2">
      <w:pPr>
        <w:pStyle w:val="Heading2"/>
        <w:pPrChange w:id="2150" w:author="Johannes Breytenbach" w:date="2017-01-07T12:12:00Z">
          <w:pPr>
            <w:pStyle w:val="PlainText"/>
            <w:jc w:val="both"/>
          </w:pPr>
        </w:pPrChange>
      </w:pPr>
      <w:bookmarkStart w:id="2151" w:name="_Toc474766699"/>
      <w:r w:rsidRPr="009C0CC1">
        <w:t>Collateral services</w:t>
      </w:r>
      <w:bookmarkEnd w:id="2151"/>
      <w:r w:rsidRPr="009C0CC1">
        <w:t xml:space="preserve"> </w:t>
      </w:r>
    </w:p>
    <w:p w14:paraId="7F361109" w14:textId="77777777" w:rsidR="002C03A2" w:rsidRPr="009C0CC1" w:rsidDel="00A84341" w:rsidRDefault="002C03A2" w:rsidP="00EC2686">
      <w:pPr>
        <w:pStyle w:val="PlainText"/>
        <w:jc w:val="both"/>
        <w:rPr>
          <w:del w:id="2152" w:author="Johannes Breytenbach" w:date="2017-01-09T06:41:00Z"/>
          <w:rFonts w:ascii="Times New Roman" w:hAnsi="Times New Roman" w:cs="Times New Roman"/>
          <w:sz w:val="20"/>
          <w:szCs w:val="20"/>
        </w:rPr>
      </w:pPr>
    </w:p>
    <w:p w14:paraId="5838923C" w14:textId="77777777" w:rsidR="002C03A2" w:rsidRPr="009C0CC1" w:rsidRDefault="002C03A2" w:rsidP="00EC2686">
      <w:pPr>
        <w:pStyle w:val="PlainText"/>
        <w:jc w:val="both"/>
        <w:rPr>
          <w:rFonts w:ascii="Times New Roman" w:hAnsi="Times New Roman" w:cs="Times New Roman"/>
          <w:sz w:val="20"/>
          <w:szCs w:val="20"/>
        </w:rPr>
      </w:pPr>
      <w:r w:rsidRPr="009C0CC1">
        <w:rPr>
          <w:rFonts w:ascii="Times New Roman" w:hAnsi="Times New Roman" w:cs="Times New Roman"/>
          <w:sz w:val="20"/>
          <w:szCs w:val="20"/>
        </w:rPr>
        <w:t xml:space="preserve">Privately held assets can be safely and efficiently used as collateral without going through lengthy verification process to ascertain an asset's existence and authenticity. </w:t>
      </w:r>
    </w:p>
    <w:p w14:paraId="0D4EED54" w14:textId="77777777" w:rsidR="002C03A2" w:rsidRPr="009C0CC1" w:rsidRDefault="002C03A2" w:rsidP="0007411D">
      <w:pPr>
        <w:pStyle w:val="PlainText"/>
        <w:rPr>
          <w:rFonts w:ascii="Times New Roman" w:hAnsi="Times New Roman" w:cs="Times New Roman"/>
          <w:sz w:val="20"/>
          <w:szCs w:val="20"/>
        </w:rPr>
      </w:pPr>
    </w:p>
    <w:p w14:paraId="27F367B7" w14:textId="77777777" w:rsidR="002C03A2" w:rsidRPr="00D31090" w:rsidRDefault="002C03A2">
      <w:pPr>
        <w:pStyle w:val="Heading1"/>
        <w:rPr>
          <w:b/>
          <w:bCs/>
          <w:color w:val="4F81BD" w:themeColor="accent1"/>
          <w:sz w:val="26"/>
          <w:szCs w:val="26"/>
          <w:rPrChange w:id="2153" w:author="Terry" w:date="2017-01-11T21:53:00Z">
            <w:rPr/>
          </w:rPrChange>
        </w:rPr>
        <w:pPrChange w:id="2154" w:author="Johannes Breytenbach" w:date="2017-01-07T12:12:00Z">
          <w:pPr>
            <w:pStyle w:val="PlainText"/>
            <w:jc w:val="center"/>
          </w:pPr>
        </w:pPrChange>
      </w:pPr>
      <w:bookmarkStart w:id="2155" w:name="_Toc474766700"/>
      <w:r w:rsidRPr="00D31090">
        <w:rPr>
          <w:b/>
          <w:bCs/>
          <w:color w:val="4F81BD" w:themeColor="accent1"/>
          <w:sz w:val="26"/>
          <w:szCs w:val="26"/>
          <w:rPrChange w:id="2156" w:author="Terry" w:date="2017-01-11T21:53:00Z">
            <w:rPr/>
          </w:rPrChange>
        </w:rPr>
        <w:t>Conclusion</w:t>
      </w:r>
      <w:bookmarkEnd w:id="2155"/>
    </w:p>
    <w:p w14:paraId="3FDE93CC" w14:textId="77777777" w:rsidR="002C03A2" w:rsidRPr="009C0CC1" w:rsidDel="00A84341" w:rsidRDefault="002C03A2" w:rsidP="0007411D">
      <w:pPr>
        <w:pStyle w:val="PlainText"/>
        <w:rPr>
          <w:del w:id="2157" w:author="Johannes Breytenbach" w:date="2017-01-09T06:41:00Z"/>
          <w:rFonts w:ascii="Times New Roman" w:hAnsi="Times New Roman" w:cs="Times New Roman"/>
          <w:sz w:val="20"/>
          <w:szCs w:val="20"/>
        </w:rPr>
      </w:pPr>
    </w:p>
    <w:p w14:paraId="58D8DB6A" w14:textId="77777777" w:rsidR="009C0CC1" w:rsidRDefault="003007E0" w:rsidP="00C50ABD">
      <w:pPr>
        <w:pStyle w:val="PlainText"/>
        <w:jc w:val="both"/>
        <w:rPr>
          <w:ins w:id="2158" w:author="Johannes Breytenbach" w:date="2017-01-05T08:43:00Z"/>
          <w:rFonts w:ascii="Times New Roman" w:hAnsi="Times New Roman" w:cs="Times New Roman"/>
          <w:sz w:val="20"/>
          <w:szCs w:val="20"/>
        </w:rPr>
      </w:pPr>
      <w:r>
        <w:rPr>
          <w:rFonts w:ascii="Times New Roman" w:hAnsi="Times New Roman" w:cs="Times New Roman"/>
          <w:sz w:val="20"/>
          <w:szCs w:val="20"/>
        </w:rPr>
        <w:t>The</w:t>
      </w:r>
      <w:r w:rsidRPr="009C0CC1">
        <w:rPr>
          <w:rFonts w:ascii="Times New Roman" w:hAnsi="Times New Roman" w:cs="Times New Roman"/>
          <w:sz w:val="20"/>
          <w:szCs w:val="20"/>
        </w:rPr>
        <w:t xml:space="preserve"> </w:t>
      </w:r>
      <w:r>
        <w:rPr>
          <w:rFonts w:ascii="Times New Roman" w:hAnsi="Times New Roman" w:cs="Times New Roman"/>
          <w:sz w:val="20"/>
          <w:szCs w:val="20"/>
        </w:rPr>
        <w:t xml:space="preserve">OZcoin </w:t>
      </w:r>
      <w:r w:rsidRPr="009C0CC1">
        <w:rPr>
          <w:rFonts w:ascii="Times New Roman" w:hAnsi="Times New Roman" w:cs="Times New Roman"/>
          <w:sz w:val="20"/>
          <w:szCs w:val="20"/>
        </w:rPr>
        <w:t>Platform</w:t>
      </w:r>
      <w:r>
        <w:rPr>
          <w:rFonts w:ascii="Times New Roman" w:hAnsi="Times New Roman" w:cs="Times New Roman"/>
          <w:sz w:val="20"/>
          <w:szCs w:val="20"/>
        </w:rPr>
        <w:t xml:space="preserve"> based </w:t>
      </w:r>
      <w:r w:rsidR="00C35597" w:rsidRPr="009C0CC1">
        <w:rPr>
          <w:rFonts w:ascii="Times New Roman" w:hAnsi="Times New Roman" w:cs="Times New Roman"/>
          <w:sz w:val="20"/>
          <w:szCs w:val="20"/>
        </w:rPr>
        <w:t>OZ</w:t>
      </w:r>
      <w:del w:id="2159" w:author="TerryA" w:date="2017-01-08T10:19:00Z">
        <w:r w:rsidR="00C35597" w:rsidRPr="009C0CC1" w:rsidDel="003802E9">
          <w:rPr>
            <w:rFonts w:ascii="Times New Roman" w:hAnsi="Times New Roman" w:cs="Times New Roman"/>
            <w:sz w:val="20"/>
            <w:szCs w:val="20"/>
          </w:rPr>
          <w:delText>-</w:delText>
        </w:r>
      </w:del>
      <w:r w:rsidR="00C35597" w:rsidRPr="009C0CC1">
        <w:rPr>
          <w:rFonts w:ascii="Times New Roman" w:hAnsi="Times New Roman" w:cs="Times New Roman"/>
          <w:sz w:val="20"/>
          <w:szCs w:val="20"/>
        </w:rPr>
        <w:t>coin</w:t>
      </w:r>
      <w:r w:rsidR="002C03A2" w:rsidRPr="009C0CC1">
        <w:rPr>
          <w:rFonts w:ascii="Times New Roman" w:hAnsi="Times New Roman" w:cs="Times New Roman"/>
          <w:sz w:val="20"/>
          <w:szCs w:val="20"/>
        </w:rPr>
        <w:t xml:space="preserve"> will provide a transparent, audit friendly, safe protocol that leverages the full potential of </w:t>
      </w:r>
      <w:r>
        <w:rPr>
          <w:rFonts w:ascii="Times New Roman" w:hAnsi="Times New Roman" w:cs="Times New Roman"/>
          <w:sz w:val="20"/>
          <w:szCs w:val="20"/>
        </w:rPr>
        <w:t>3rd Gen. blockchain</w:t>
      </w:r>
      <w:r w:rsidR="002C03A2" w:rsidRPr="009C0CC1">
        <w:rPr>
          <w:rFonts w:ascii="Times New Roman" w:hAnsi="Times New Roman" w:cs="Times New Roman"/>
          <w:sz w:val="20"/>
          <w:szCs w:val="20"/>
        </w:rPr>
        <w:t xml:space="preserve">'s </w:t>
      </w:r>
      <w:r w:rsidR="00C50ABD">
        <w:rPr>
          <w:rFonts w:ascii="Times New Roman" w:hAnsi="Times New Roman" w:cs="Times New Roman"/>
          <w:sz w:val="20"/>
          <w:szCs w:val="20"/>
        </w:rPr>
        <w:t>d</w:t>
      </w:r>
      <w:r w:rsidR="002C03A2" w:rsidRPr="009C0CC1">
        <w:rPr>
          <w:rFonts w:ascii="Times New Roman" w:hAnsi="Times New Roman" w:cs="Times New Roman"/>
          <w:sz w:val="20"/>
          <w:szCs w:val="20"/>
        </w:rPr>
        <w:t>ecentralized consensus ecosystem and IPFS to facilitate crypto</w:t>
      </w:r>
      <w:ins w:id="2160" w:author="Terry" w:date="2017-01-11T21:53:00Z">
        <w:r w:rsidR="00126CF1">
          <w:rPr>
            <w:rFonts w:ascii="Times New Roman" w:hAnsi="Times New Roman" w:cs="Times New Roman"/>
            <w:sz w:val="20"/>
            <w:szCs w:val="20"/>
          </w:rPr>
          <w:t>-</w:t>
        </w:r>
      </w:ins>
      <w:del w:id="2161" w:author="Terry" w:date="2017-01-11T21:53:00Z">
        <w:r w:rsidR="002C03A2" w:rsidRPr="009C0CC1" w:rsidDel="00126CF1">
          <w:rPr>
            <w:rFonts w:ascii="Times New Roman" w:hAnsi="Times New Roman" w:cs="Times New Roman"/>
            <w:sz w:val="20"/>
            <w:szCs w:val="20"/>
          </w:rPr>
          <w:delText xml:space="preserve"> </w:delText>
        </w:r>
      </w:del>
      <w:r w:rsidR="002C03A2" w:rsidRPr="009C0CC1">
        <w:rPr>
          <w:rFonts w:ascii="Times New Roman" w:hAnsi="Times New Roman" w:cs="Times New Roman"/>
          <w:sz w:val="20"/>
          <w:szCs w:val="20"/>
        </w:rPr>
        <w:t xml:space="preserve">assets on the blockchain. </w:t>
      </w:r>
    </w:p>
    <w:p w14:paraId="12665757" w14:textId="77777777" w:rsidR="0075132D" w:rsidRDefault="0075132D">
      <w:pPr>
        <w:rPr>
          <w:ins w:id="2162" w:author="Johannes Breytenbach" w:date="2017-01-05T08:43:00Z"/>
          <w:rFonts w:ascii="Times New Roman" w:hAnsi="Times New Roman" w:cs="Times New Roman"/>
          <w:sz w:val="20"/>
          <w:szCs w:val="20"/>
        </w:rPr>
      </w:pPr>
      <w:ins w:id="2163" w:author="Johannes Breytenbach" w:date="2017-01-05T08:43:00Z">
        <w:r>
          <w:rPr>
            <w:rFonts w:ascii="Times New Roman" w:hAnsi="Times New Roman" w:cs="Times New Roman"/>
            <w:sz w:val="20"/>
            <w:szCs w:val="20"/>
          </w:rPr>
          <w:lastRenderedPageBreak/>
          <w:br w:type="page"/>
        </w:r>
      </w:ins>
    </w:p>
    <w:p w14:paraId="7B31524F" w14:textId="77777777" w:rsidR="0075132D" w:rsidRPr="00323CDE" w:rsidRDefault="0075132D">
      <w:pPr>
        <w:pStyle w:val="Heading1"/>
        <w:rPr>
          <w:ins w:id="2164" w:author="Johannes Breytenbach" w:date="2017-01-05T08:46:00Z"/>
        </w:rPr>
        <w:pPrChange w:id="2165" w:author="Johannes Breytenbach" w:date="2017-01-07T12:12:00Z">
          <w:pPr>
            <w:pStyle w:val="PlainText"/>
            <w:jc w:val="both"/>
          </w:pPr>
        </w:pPrChange>
      </w:pPr>
      <w:bookmarkStart w:id="2166" w:name="_Toc474766701"/>
      <w:ins w:id="2167" w:author="Johannes Breytenbach" w:date="2017-01-05T08:46:00Z">
        <w:r w:rsidRPr="00AD0085">
          <w:lastRenderedPageBreak/>
          <w:t>Appendix</w:t>
        </w:r>
        <w:bookmarkEnd w:id="2166"/>
      </w:ins>
    </w:p>
    <w:p w14:paraId="2E2F9943" w14:textId="77777777" w:rsidR="0075132D" w:rsidRPr="00D56A81" w:rsidRDefault="0075132D">
      <w:pPr>
        <w:pStyle w:val="Heading2"/>
        <w:rPr>
          <w:ins w:id="2168" w:author="Johannes Breytenbach" w:date="2017-01-05T08:45:00Z"/>
        </w:rPr>
        <w:pPrChange w:id="2169" w:author="Johannes Breytenbach" w:date="2017-01-09T06:41:00Z">
          <w:pPr>
            <w:pStyle w:val="PlainText"/>
            <w:jc w:val="both"/>
          </w:pPr>
        </w:pPrChange>
      </w:pPr>
      <w:bookmarkStart w:id="2170" w:name="_Ref471369384"/>
      <w:bookmarkStart w:id="2171" w:name="_Toc474766702"/>
      <w:ins w:id="2172" w:author="Johannes Breytenbach" w:date="2017-01-05T08:45:00Z">
        <w:r w:rsidRPr="00FE3313">
          <w:t>IPFS</w:t>
        </w:r>
        <w:bookmarkEnd w:id="2170"/>
        <w:bookmarkEnd w:id="2171"/>
      </w:ins>
    </w:p>
    <w:p w14:paraId="73175CDA" w14:textId="77777777" w:rsidR="0075132D" w:rsidRPr="009C0CC1" w:rsidRDefault="0075132D">
      <w:pPr>
        <w:pStyle w:val="NormalWeb"/>
        <w:spacing w:before="0" w:beforeAutospacing="0"/>
        <w:jc w:val="both"/>
        <w:rPr>
          <w:moveTo w:id="2173" w:author="Johannes Breytenbach" w:date="2017-01-05T08:45:00Z"/>
          <w:sz w:val="20"/>
          <w:szCs w:val="20"/>
        </w:rPr>
        <w:pPrChange w:id="2174" w:author="Johannes Breytenbach" w:date="2017-01-09T06:41:00Z">
          <w:pPr>
            <w:pStyle w:val="NormalWeb"/>
            <w:jc w:val="both"/>
          </w:pPr>
        </w:pPrChange>
      </w:pPr>
      <w:moveToRangeStart w:id="2175" w:author="Johannes Breytenbach" w:date="2017-01-05T08:45:00Z" w:name="move471369283"/>
      <w:moveTo w:id="2176" w:author="Johannes Breytenbach" w:date="2017-01-05T08:45:00Z">
        <w:r w:rsidRPr="00AB1EDA">
          <w:rPr>
            <w:b/>
            <w:sz w:val="20"/>
            <w:szCs w:val="20"/>
          </w:rPr>
          <w:t>Wikipedia states</w:t>
        </w:r>
        <w:r w:rsidRPr="009C0CC1">
          <w:rPr>
            <w:sz w:val="20"/>
            <w:szCs w:val="20"/>
          </w:rPr>
          <w:t xml:space="preserve">: IPFS is a peer-to-peer distributed file system that seeks to connect all computing devices with the same system of files. In some ways, IPFS is similar to the </w:t>
        </w:r>
        <w:r>
          <w:fldChar w:fldCharType="begin"/>
        </w:r>
        <w:r>
          <w:instrText xml:space="preserve"> HYPERLINK "https://en.wikipedia.org/wiki/World_Wide_Web" \o "World Wide Web" </w:instrText>
        </w:r>
        <w:r>
          <w:fldChar w:fldCharType="separate"/>
        </w:r>
        <w:r w:rsidRPr="009C0CC1">
          <w:rPr>
            <w:rStyle w:val="Hyperlink"/>
            <w:sz w:val="20"/>
            <w:szCs w:val="20"/>
          </w:rPr>
          <w:t>World Wide Web</w:t>
        </w:r>
        <w:r>
          <w:rPr>
            <w:rStyle w:val="Hyperlink"/>
            <w:sz w:val="20"/>
            <w:szCs w:val="20"/>
          </w:rPr>
          <w:fldChar w:fldCharType="end"/>
        </w:r>
        <w:r w:rsidRPr="009C0CC1">
          <w:rPr>
            <w:sz w:val="20"/>
            <w:szCs w:val="20"/>
          </w:rPr>
          <w:t xml:space="preserve">, but IPFS could be seen as a single </w:t>
        </w:r>
        <w:r>
          <w:fldChar w:fldCharType="begin"/>
        </w:r>
        <w:r>
          <w:instrText xml:space="preserve"> HYPERLINK "https://en.wikipedia.org/wiki/BitTorrent" \o "BitTorrent" </w:instrText>
        </w:r>
        <w:r>
          <w:fldChar w:fldCharType="separate"/>
        </w:r>
        <w:r w:rsidRPr="009C0CC1">
          <w:rPr>
            <w:rStyle w:val="Hyperlink"/>
            <w:sz w:val="20"/>
            <w:szCs w:val="20"/>
          </w:rPr>
          <w:t>BitTorrent</w:t>
        </w:r>
        <w:r>
          <w:rPr>
            <w:rStyle w:val="Hyperlink"/>
            <w:sz w:val="20"/>
            <w:szCs w:val="20"/>
          </w:rPr>
          <w:fldChar w:fldCharType="end"/>
        </w:r>
        <w:r w:rsidRPr="009C0CC1">
          <w:rPr>
            <w:sz w:val="20"/>
            <w:szCs w:val="20"/>
          </w:rPr>
          <w:t xml:space="preserve"> swarm, exchanging objects within one </w:t>
        </w:r>
        <w:r>
          <w:fldChar w:fldCharType="begin"/>
        </w:r>
        <w:r>
          <w:instrText xml:space="preserve"> HYPERLINK "https://en.wikipedia.org/wiki/Git_%28software%29" \o "Git (software)" </w:instrText>
        </w:r>
        <w:r>
          <w:fldChar w:fldCharType="separate"/>
        </w:r>
        <w:r w:rsidRPr="009C0CC1">
          <w:rPr>
            <w:rStyle w:val="Hyperlink"/>
            <w:sz w:val="20"/>
            <w:szCs w:val="20"/>
          </w:rPr>
          <w:t>Git</w:t>
        </w:r>
        <w:r>
          <w:rPr>
            <w:rStyle w:val="Hyperlink"/>
            <w:sz w:val="20"/>
            <w:szCs w:val="20"/>
          </w:rPr>
          <w:fldChar w:fldCharType="end"/>
        </w:r>
        <w:r w:rsidRPr="009C0CC1">
          <w:rPr>
            <w:sz w:val="20"/>
            <w:szCs w:val="20"/>
          </w:rPr>
          <w:t xml:space="preserve"> (GIT: see below) repository. In other words, IPFS provides a high-throughput, content-addressed </w:t>
        </w:r>
        <w:r>
          <w:fldChar w:fldCharType="begin"/>
        </w:r>
        <w:r>
          <w:instrText xml:space="preserve"> HYPERLINK "https://en.wikipedia.org/wiki/Block_storage" \o "Block storage" </w:instrText>
        </w:r>
        <w:r>
          <w:fldChar w:fldCharType="separate"/>
        </w:r>
        <w:r w:rsidRPr="009C0CC1">
          <w:rPr>
            <w:rStyle w:val="Hyperlink"/>
            <w:sz w:val="20"/>
            <w:szCs w:val="20"/>
          </w:rPr>
          <w:t>block storage</w:t>
        </w:r>
        <w:r>
          <w:rPr>
            <w:rStyle w:val="Hyperlink"/>
            <w:sz w:val="20"/>
            <w:szCs w:val="20"/>
          </w:rPr>
          <w:fldChar w:fldCharType="end"/>
        </w:r>
        <w:r w:rsidRPr="009C0CC1">
          <w:rPr>
            <w:sz w:val="20"/>
            <w:szCs w:val="20"/>
          </w:rPr>
          <w:t xml:space="preserve"> model, with content-addressed </w:t>
        </w:r>
        <w:r>
          <w:fldChar w:fldCharType="begin"/>
        </w:r>
        <w:r>
          <w:instrText xml:space="preserve"> HYPERLINK "https://en.wikipedia.org/wiki/Hyperlink" \o "Hyperlink" </w:instrText>
        </w:r>
        <w:r>
          <w:fldChar w:fldCharType="separate"/>
        </w:r>
        <w:r w:rsidRPr="009C0CC1">
          <w:rPr>
            <w:rStyle w:val="Hyperlink"/>
            <w:sz w:val="20"/>
            <w:szCs w:val="20"/>
          </w:rPr>
          <w:t>hyperlinks</w:t>
        </w:r>
        <w:r>
          <w:rPr>
            <w:rStyle w:val="Hyperlink"/>
            <w:sz w:val="20"/>
            <w:szCs w:val="20"/>
          </w:rPr>
          <w:fldChar w:fldCharType="end"/>
        </w:r>
        <w:r w:rsidRPr="009C0CC1">
          <w:rPr>
            <w:sz w:val="20"/>
            <w:szCs w:val="20"/>
          </w:rPr>
          <w:t xml:space="preserve">. This forms a generalized </w:t>
        </w:r>
        <w:r>
          <w:fldChar w:fldCharType="begin"/>
        </w:r>
        <w:r>
          <w:instrText xml:space="preserve"> HYPERLINK "https://en.wikipedia.org/wiki/Merkle_tree" \o "Merkle tree" </w:instrText>
        </w:r>
        <w:r>
          <w:fldChar w:fldCharType="separate"/>
        </w:r>
        <w:r w:rsidRPr="009C0CC1">
          <w:rPr>
            <w:rStyle w:val="Hyperlink"/>
            <w:sz w:val="20"/>
            <w:szCs w:val="20"/>
          </w:rPr>
          <w:t>Merkle</w:t>
        </w:r>
        <w:r>
          <w:rPr>
            <w:rStyle w:val="Hyperlink"/>
            <w:sz w:val="20"/>
            <w:szCs w:val="20"/>
          </w:rPr>
          <w:fldChar w:fldCharType="end"/>
        </w:r>
        <w:r w:rsidRPr="009C0CC1">
          <w:rPr>
            <w:sz w:val="20"/>
            <w:szCs w:val="20"/>
          </w:rPr>
          <w:t xml:space="preserve"> </w:t>
        </w:r>
        <w:r>
          <w:fldChar w:fldCharType="begin"/>
        </w:r>
        <w:r>
          <w:instrText xml:space="preserve"> HYPERLINK "https://en.wikipedia.org/wiki/Directed_acyclic_graph" \o "Directed acyclic graph" </w:instrText>
        </w:r>
        <w:r>
          <w:fldChar w:fldCharType="separate"/>
        </w:r>
        <w:r w:rsidRPr="009C0CC1">
          <w:rPr>
            <w:rStyle w:val="Hyperlink"/>
            <w:sz w:val="20"/>
            <w:szCs w:val="20"/>
          </w:rPr>
          <w:t>directed acyclic graph</w:t>
        </w:r>
        <w:r>
          <w:rPr>
            <w:rStyle w:val="Hyperlink"/>
            <w:sz w:val="20"/>
            <w:szCs w:val="20"/>
          </w:rPr>
          <w:fldChar w:fldCharType="end"/>
        </w:r>
        <w:r w:rsidRPr="009C0CC1">
          <w:rPr>
            <w:sz w:val="20"/>
            <w:szCs w:val="20"/>
          </w:rPr>
          <w:t xml:space="preserve"> (DAG). IPFS combines a </w:t>
        </w:r>
        <w:r>
          <w:fldChar w:fldCharType="begin"/>
        </w:r>
        <w:r>
          <w:instrText xml:space="preserve"> HYPERLINK "https://en.wikipedia.org/wiki/Distributed_hash_table" \o "Distributed hash table" </w:instrText>
        </w:r>
        <w:r>
          <w:fldChar w:fldCharType="separate"/>
        </w:r>
        <w:r w:rsidRPr="009C0CC1">
          <w:rPr>
            <w:rStyle w:val="Hyperlink"/>
            <w:sz w:val="20"/>
            <w:szCs w:val="20"/>
          </w:rPr>
          <w:t>distributed hash table</w:t>
        </w:r>
        <w:r>
          <w:rPr>
            <w:rStyle w:val="Hyperlink"/>
            <w:sz w:val="20"/>
            <w:szCs w:val="20"/>
          </w:rPr>
          <w:fldChar w:fldCharType="end"/>
        </w:r>
        <w:r w:rsidRPr="009C0CC1">
          <w:rPr>
            <w:sz w:val="20"/>
            <w:szCs w:val="20"/>
          </w:rPr>
          <w:t>, an incentivized block exchange, and a self-certifying namespace. IPFS has no single point of failure, and nodes do not need to trust each other.</w:t>
        </w:r>
        <w:r>
          <w:rPr>
            <w:sz w:val="20"/>
            <w:szCs w:val="20"/>
            <w:vertAlign w:val="superscript"/>
          </w:rPr>
          <w:t xml:space="preserve"> </w:t>
        </w:r>
        <w:r w:rsidRPr="009C0CC1">
          <w:rPr>
            <w:sz w:val="20"/>
            <w:szCs w:val="20"/>
          </w:rPr>
          <w:t>Distributed Content Delivery saves bandwidth and prevents DDoS attacks which HTTP struggles with.</w:t>
        </w:r>
      </w:moveTo>
    </w:p>
    <w:p w14:paraId="62521C44" w14:textId="77777777" w:rsidR="0075132D" w:rsidRPr="005516F3" w:rsidRDefault="0075132D" w:rsidP="0075132D">
      <w:pPr>
        <w:pStyle w:val="NormalWeb"/>
        <w:jc w:val="both"/>
        <w:rPr>
          <w:moveTo w:id="2177" w:author="Johannes Breytenbach" w:date="2017-01-05T08:45:00Z"/>
          <w:sz w:val="20"/>
          <w:szCs w:val="20"/>
          <w:vertAlign w:val="superscript"/>
        </w:rPr>
      </w:pPr>
      <w:moveTo w:id="2178" w:author="Johannes Breytenbach" w:date="2017-01-05T08:45:00Z">
        <w:r w:rsidRPr="00AB1EDA">
          <w:rPr>
            <w:b/>
            <w:sz w:val="20"/>
            <w:szCs w:val="20"/>
          </w:rPr>
          <w:t>Access</w:t>
        </w:r>
        <w:r>
          <w:rPr>
            <w:sz w:val="20"/>
            <w:szCs w:val="20"/>
          </w:rPr>
          <w:t xml:space="preserve">: </w:t>
        </w:r>
        <w:r w:rsidRPr="005516F3">
          <w:rPr>
            <w:sz w:val="20"/>
            <w:szCs w:val="20"/>
          </w:rPr>
          <w:t xml:space="preserve">The filesystem can be accessed in a variety of ways, including via </w:t>
        </w:r>
        <w:r w:rsidRPr="005516F3">
          <w:rPr>
            <w:sz w:val="20"/>
            <w:szCs w:val="20"/>
            <w:rPrChange w:id="2179" w:author="Terry" w:date="2017-01-11T21:55:00Z">
              <w:rPr/>
            </w:rPrChange>
          </w:rPr>
          <w:fldChar w:fldCharType="begin"/>
        </w:r>
        <w:r w:rsidRPr="005516F3">
          <w:rPr>
            <w:sz w:val="20"/>
            <w:szCs w:val="20"/>
            <w:rPrChange w:id="2180" w:author="Terry" w:date="2017-01-11T21:55:00Z">
              <w:rPr/>
            </w:rPrChange>
          </w:rPr>
          <w:instrText xml:space="preserve"> HYPERLINK "https://en.wikipedia.org/wiki/Filesystem_in_Userspace" \o "Filesystem in Userspace" </w:instrText>
        </w:r>
        <w:r w:rsidRPr="005516F3">
          <w:rPr>
            <w:rPrChange w:id="2181" w:author="Terry" w:date="2017-01-11T21:55:00Z">
              <w:rPr>
                <w:rStyle w:val="Hyperlink"/>
                <w:sz w:val="20"/>
                <w:szCs w:val="20"/>
              </w:rPr>
            </w:rPrChange>
          </w:rPr>
          <w:fldChar w:fldCharType="separate"/>
        </w:r>
        <w:r w:rsidRPr="005516F3">
          <w:rPr>
            <w:rStyle w:val="Hyperlink"/>
            <w:sz w:val="20"/>
            <w:szCs w:val="20"/>
          </w:rPr>
          <w:t>FUSE</w:t>
        </w:r>
        <w:r w:rsidRPr="005516F3">
          <w:rPr>
            <w:rStyle w:val="Hyperlink"/>
            <w:sz w:val="20"/>
            <w:szCs w:val="20"/>
            <w:rPrChange w:id="2182" w:author="Terry" w:date="2017-01-11T21:55:00Z">
              <w:rPr>
                <w:rStyle w:val="Hyperlink"/>
                <w:sz w:val="20"/>
                <w:szCs w:val="20"/>
              </w:rPr>
            </w:rPrChange>
          </w:rPr>
          <w:fldChar w:fldCharType="end"/>
        </w:r>
        <w:r w:rsidRPr="005516F3">
          <w:rPr>
            <w:sz w:val="20"/>
            <w:szCs w:val="20"/>
          </w:rPr>
          <w:t xml:space="preserve"> and over </w:t>
        </w:r>
        <w:r w:rsidRPr="005516F3">
          <w:rPr>
            <w:sz w:val="20"/>
            <w:szCs w:val="20"/>
            <w:rPrChange w:id="2183" w:author="Terry" w:date="2017-01-11T21:55:00Z">
              <w:rPr/>
            </w:rPrChange>
          </w:rPr>
          <w:fldChar w:fldCharType="begin"/>
        </w:r>
        <w:r w:rsidRPr="005516F3">
          <w:rPr>
            <w:sz w:val="20"/>
            <w:szCs w:val="20"/>
            <w:rPrChange w:id="2184" w:author="Terry" w:date="2017-01-11T21:55:00Z">
              <w:rPr/>
            </w:rPrChange>
          </w:rPr>
          <w:instrText xml:space="preserve"> HYPERLINK "https://en.wikipedia.org/wiki/HTTP" \o "HTTP" </w:instrText>
        </w:r>
        <w:r w:rsidRPr="005516F3">
          <w:rPr>
            <w:rPrChange w:id="2185" w:author="Terry" w:date="2017-01-11T21:55:00Z">
              <w:rPr>
                <w:rStyle w:val="Hyperlink"/>
                <w:sz w:val="20"/>
                <w:szCs w:val="20"/>
              </w:rPr>
            </w:rPrChange>
          </w:rPr>
          <w:fldChar w:fldCharType="separate"/>
        </w:r>
        <w:r w:rsidRPr="005516F3">
          <w:rPr>
            <w:rStyle w:val="Hyperlink"/>
            <w:sz w:val="20"/>
            <w:szCs w:val="20"/>
          </w:rPr>
          <w:t>HTTP</w:t>
        </w:r>
        <w:r w:rsidRPr="005516F3">
          <w:rPr>
            <w:rStyle w:val="Hyperlink"/>
            <w:sz w:val="20"/>
            <w:szCs w:val="20"/>
            <w:rPrChange w:id="2186" w:author="Terry" w:date="2017-01-11T21:55:00Z">
              <w:rPr>
                <w:rStyle w:val="Hyperlink"/>
                <w:sz w:val="20"/>
                <w:szCs w:val="20"/>
              </w:rPr>
            </w:rPrChange>
          </w:rPr>
          <w:fldChar w:fldCharType="end"/>
        </w:r>
        <w:r w:rsidRPr="005516F3">
          <w:rPr>
            <w:sz w:val="20"/>
            <w:szCs w:val="20"/>
          </w:rPr>
          <w:t xml:space="preserve">. A local file can be added to the IPFS filesystem, making it available to the world. Files are identified by their hashes, so it's caching-friendly. They are distributed using a BitTorrent-based protocol. Other users viewing the content, aid in serving the content to others on the network. IPFS has a name service called IPNS, a global namespace based on </w:t>
        </w:r>
        <w:r w:rsidRPr="005516F3">
          <w:rPr>
            <w:sz w:val="20"/>
            <w:szCs w:val="20"/>
            <w:rPrChange w:id="2187" w:author="Terry" w:date="2017-01-11T21:55:00Z">
              <w:rPr/>
            </w:rPrChange>
          </w:rPr>
          <w:fldChar w:fldCharType="begin"/>
        </w:r>
        <w:r w:rsidRPr="005516F3">
          <w:rPr>
            <w:sz w:val="20"/>
            <w:szCs w:val="20"/>
            <w:rPrChange w:id="2188" w:author="Terry" w:date="2017-01-11T21:55:00Z">
              <w:rPr/>
            </w:rPrChange>
          </w:rPr>
          <w:instrText xml:space="preserve"> HYPERLINK "https://en.wikipedia.org/wiki/Public_key_infrastructure" \o "Public key infrastructure" </w:instrText>
        </w:r>
        <w:r w:rsidRPr="005516F3">
          <w:rPr>
            <w:rPrChange w:id="2189" w:author="Terry" w:date="2017-01-11T21:55:00Z">
              <w:rPr>
                <w:rStyle w:val="Hyperlink"/>
                <w:sz w:val="20"/>
                <w:szCs w:val="20"/>
              </w:rPr>
            </w:rPrChange>
          </w:rPr>
          <w:fldChar w:fldCharType="separate"/>
        </w:r>
        <w:r w:rsidRPr="005516F3">
          <w:rPr>
            <w:rStyle w:val="Hyperlink"/>
            <w:sz w:val="20"/>
            <w:szCs w:val="20"/>
          </w:rPr>
          <w:t>PKI</w:t>
        </w:r>
        <w:r w:rsidRPr="005516F3">
          <w:rPr>
            <w:rStyle w:val="Hyperlink"/>
            <w:sz w:val="20"/>
            <w:szCs w:val="20"/>
            <w:rPrChange w:id="2190" w:author="Terry" w:date="2017-01-11T21:55:00Z">
              <w:rPr>
                <w:rStyle w:val="Hyperlink"/>
                <w:sz w:val="20"/>
                <w:szCs w:val="20"/>
              </w:rPr>
            </w:rPrChange>
          </w:rPr>
          <w:fldChar w:fldCharType="end"/>
        </w:r>
        <w:r w:rsidRPr="005516F3">
          <w:rPr>
            <w:sz w:val="20"/>
            <w:szCs w:val="20"/>
          </w:rPr>
          <w:t xml:space="preserve">, serves to build trust chains, is compatible with other NSes and can map </w:t>
        </w:r>
        <w:r w:rsidRPr="005516F3">
          <w:rPr>
            <w:sz w:val="20"/>
            <w:szCs w:val="20"/>
            <w:rPrChange w:id="2191" w:author="Terry" w:date="2017-01-11T21:55:00Z">
              <w:rPr/>
            </w:rPrChange>
          </w:rPr>
          <w:fldChar w:fldCharType="begin"/>
        </w:r>
        <w:r w:rsidRPr="005516F3">
          <w:rPr>
            <w:sz w:val="20"/>
            <w:szCs w:val="20"/>
            <w:rPrChange w:id="2192" w:author="Terry" w:date="2017-01-11T21:55:00Z">
              <w:rPr/>
            </w:rPrChange>
          </w:rPr>
          <w:instrText xml:space="preserve"> HYPERLINK "https://en.wikipedia.org/wiki/Domain_Name_System" \o "Domain Name System" </w:instrText>
        </w:r>
        <w:r w:rsidRPr="005516F3">
          <w:rPr>
            <w:rPrChange w:id="2193" w:author="Terry" w:date="2017-01-11T21:55:00Z">
              <w:rPr>
                <w:rStyle w:val="Hyperlink"/>
                <w:sz w:val="20"/>
                <w:szCs w:val="20"/>
              </w:rPr>
            </w:rPrChange>
          </w:rPr>
          <w:fldChar w:fldCharType="separate"/>
        </w:r>
        <w:r w:rsidRPr="005516F3">
          <w:rPr>
            <w:rStyle w:val="Hyperlink"/>
            <w:sz w:val="20"/>
            <w:szCs w:val="20"/>
          </w:rPr>
          <w:t>DNS</w:t>
        </w:r>
        <w:r w:rsidRPr="005516F3">
          <w:rPr>
            <w:rStyle w:val="Hyperlink"/>
            <w:sz w:val="20"/>
            <w:szCs w:val="20"/>
            <w:rPrChange w:id="2194" w:author="Terry" w:date="2017-01-11T21:55:00Z">
              <w:rPr>
                <w:rStyle w:val="Hyperlink"/>
                <w:sz w:val="20"/>
                <w:szCs w:val="20"/>
              </w:rPr>
            </w:rPrChange>
          </w:rPr>
          <w:fldChar w:fldCharType="end"/>
        </w:r>
        <w:r w:rsidRPr="005516F3">
          <w:rPr>
            <w:sz w:val="20"/>
            <w:szCs w:val="20"/>
          </w:rPr>
          <w:t>, .onion, .bit, etc. to IPNS.</w:t>
        </w:r>
      </w:moveTo>
    </w:p>
    <w:p w14:paraId="03134D53" w14:textId="77777777" w:rsidR="0075132D" w:rsidRPr="005516F3" w:rsidRDefault="0075132D">
      <w:pPr>
        <w:rPr>
          <w:moveTo w:id="2195" w:author="Johannes Breytenbach" w:date="2017-01-05T08:45:00Z"/>
          <w:rFonts w:asciiTheme="majorBidi" w:hAnsiTheme="majorBidi" w:cstheme="majorBidi"/>
          <w:sz w:val="20"/>
          <w:szCs w:val="20"/>
          <w:rPrChange w:id="2196" w:author="Terry" w:date="2017-01-11T21:55:00Z">
            <w:rPr>
              <w:moveTo w:id="2197" w:author="Johannes Breytenbach" w:date="2017-01-05T08:45:00Z"/>
            </w:rPr>
          </w:rPrChange>
        </w:rPr>
        <w:pPrChange w:id="2198" w:author="Johannes Breytenbach" w:date="2017-01-07T12:16:00Z">
          <w:pPr>
            <w:pStyle w:val="NormalWeb"/>
            <w:jc w:val="both"/>
          </w:pPr>
        </w:pPrChange>
      </w:pPr>
      <w:moveTo w:id="2199" w:author="Johannes Breytenbach" w:date="2017-01-05T08:45:00Z">
        <w:r w:rsidRPr="005516F3">
          <w:rPr>
            <w:rFonts w:asciiTheme="majorBidi" w:hAnsiTheme="majorBidi" w:cstheme="majorBidi"/>
            <w:b/>
            <w:bCs/>
            <w:sz w:val="20"/>
            <w:szCs w:val="20"/>
            <w:rPrChange w:id="2200" w:author="Terry" w:date="2017-01-11T21:55:00Z">
              <w:rPr>
                <w:b/>
                <w:bCs/>
              </w:rPr>
            </w:rPrChange>
          </w:rPr>
          <w:t>Git</w:t>
        </w:r>
        <w:r w:rsidRPr="005516F3">
          <w:rPr>
            <w:rFonts w:asciiTheme="majorBidi" w:hAnsiTheme="majorBidi" w:cstheme="majorBidi"/>
            <w:sz w:val="20"/>
            <w:szCs w:val="20"/>
            <w:rPrChange w:id="2201" w:author="Terry" w:date="2017-01-11T21:55:00Z">
              <w:rPr/>
            </w:rPrChange>
          </w:rPr>
          <w:t xml:space="preserve"> (</w:t>
        </w:r>
        <w:r w:rsidRPr="005516F3">
          <w:rPr>
            <w:rFonts w:asciiTheme="majorBidi" w:hAnsiTheme="majorBidi" w:cstheme="majorBidi"/>
            <w:sz w:val="20"/>
            <w:szCs w:val="20"/>
            <w:rPrChange w:id="2202" w:author="Terry" w:date="2017-01-11T21:55:00Z">
              <w:rPr>
                <w:sz w:val="22"/>
                <w:szCs w:val="22"/>
              </w:rPr>
            </w:rPrChange>
          </w:rPr>
          <w:fldChar w:fldCharType="begin"/>
        </w:r>
        <w:r w:rsidRPr="005516F3">
          <w:rPr>
            <w:rFonts w:asciiTheme="majorBidi" w:hAnsiTheme="majorBidi" w:cstheme="majorBidi"/>
            <w:sz w:val="20"/>
            <w:szCs w:val="20"/>
            <w:rPrChange w:id="2203" w:author="Terry" w:date="2017-01-11T21:55:00Z">
              <w:rPr/>
            </w:rPrChange>
          </w:rPr>
          <w:instrText xml:space="preserve"> HYPERLINK "https://en.wikipedia.org/wiki/Help:IPA_for_English" \o "Help:IPA for English" </w:instrText>
        </w:r>
        <w:r w:rsidRPr="005516F3">
          <w:rPr>
            <w:rFonts w:asciiTheme="majorBidi" w:hAnsiTheme="majorBidi" w:cstheme="majorBidi"/>
            <w:rPrChange w:id="2204"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05" w:author="Terry" w:date="2017-01-11T21:55:00Z">
              <w:rPr>
                <w:rStyle w:val="Hyperlink"/>
                <w:sz w:val="20"/>
                <w:szCs w:val="20"/>
              </w:rPr>
            </w:rPrChange>
          </w:rPr>
          <w:t>/ɡɪt/</w:t>
        </w:r>
        <w:r w:rsidRPr="005516F3">
          <w:rPr>
            <w:rStyle w:val="Hyperlink"/>
            <w:rFonts w:asciiTheme="majorBidi" w:hAnsiTheme="majorBidi" w:cstheme="majorBidi"/>
            <w:sz w:val="20"/>
            <w:szCs w:val="20"/>
            <w:rPrChange w:id="2206" w:author="Terry" w:date="2017-01-11T21:55:00Z">
              <w:rPr>
                <w:rStyle w:val="Hyperlink"/>
                <w:sz w:val="20"/>
                <w:szCs w:val="20"/>
              </w:rPr>
            </w:rPrChange>
          </w:rPr>
          <w:fldChar w:fldCharType="end"/>
        </w:r>
        <w:r w:rsidRPr="005516F3">
          <w:rPr>
            <w:rFonts w:asciiTheme="majorBidi" w:hAnsiTheme="majorBidi" w:cstheme="majorBidi"/>
            <w:sz w:val="20"/>
            <w:szCs w:val="20"/>
            <w:rPrChange w:id="2207" w:author="Terry" w:date="2017-01-11T21:55:00Z">
              <w:rPr/>
            </w:rPrChange>
          </w:rPr>
          <w:t xml:space="preserve">) is a </w:t>
        </w:r>
        <w:r w:rsidRPr="005516F3">
          <w:rPr>
            <w:rFonts w:asciiTheme="majorBidi" w:hAnsiTheme="majorBidi" w:cstheme="majorBidi"/>
            <w:sz w:val="20"/>
            <w:szCs w:val="20"/>
            <w:rPrChange w:id="2208" w:author="Terry" w:date="2017-01-11T21:55:00Z">
              <w:rPr>
                <w:sz w:val="22"/>
                <w:szCs w:val="22"/>
              </w:rPr>
            </w:rPrChange>
          </w:rPr>
          <w:fldChar w:fldCharType="begin"/>
        </w:r>
        <w:r w:rsidRPr="005516F3">
          <w:rPr>
            <w:rFonts w:asciiTheme="majorBidi" w:hAnsiTheme="majorBidi" w:cstheme="majorBidi"/>
            <w:sz w:val="20"/>
            <w:szCs w:val="20"/>
            <w:rPrChange w:id="2209" w:author="Terry" w:date="2017-01-11T21:55:00Z">
              <w:rPr/>
            </w:rPrChange>
          </w:rPr>
          <w:instrText xml:space="preserve"> HYPERLINK "https://en.wikipedia.org/wiki/Version_control_system" \o "Version control system" </w:instrText>
        </w:r>
        <w:r w:rsidRPr="005516F3">
          <w:rPr>
            <w:rFonts w:asciiTheme="majorBidi" w:hAnsiTheme="majorBidi" w:cstheme="majorBidi"/>
            <w:rPrChange w:id="2210"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11" w:author="Terry" w:date="2017-01-11T21:55:00Z">
              <w:rPr>
                <w:rStyle w:val="Hyperlink"/>
                <w:sz w:val="20"/>
                <w:szCs w:val="20"/>
              </w:rPr>
            </w:rPrChange>
          </w:rPr>
          <w:t>version control system</w:t>
        </w:r>
        <w:r w:rsidRPr="005516F3">
          <w:rPr>
            <w:rStyle w:val="Hyperlink"/>
            <w:rFonts w:asciiTheme="majorBidi" w:hAnsiTheme="majorBidi" w:cstheme="majorBidi"/>
            <w:sz w:val="20"/>
            <w:szCs w:val="20"/>
            <w:rPrChange w:id="2212" w:author="Terry" w:date="2017-01-11T21:55:00Z">
              <w:rPr>
                <w:rStyle w:val="Hyperlink"/>
                <w:sz w:val="20"/>
                <w:szCs w:val="20"/>
              </w:rPr>
            </w:rPrChange>
          </w:rPr>
          <w:fldChar w:fldCharType="end"/>
        </w:r>
        <w:r w:rsidRPr="005516F3">
          <w:rPr>
            <w:rFonts w:asciiTheme="majorBidi" w:hAnsiTheme="majorBidi" w:cstheme="majorBidi"/>
            <w:sz w:val="20"/>
            <w:szCs w:val="20"/>
            <w:rPrChange w:id="2213" w:author="Terry" w:date="2017-01-11T21:55:00Z">
              <w:rPr/>
            </w:rPrChange>
          </w:rPr>
          <w:t xml:space="preserve"> (VCS) that is used for </w:t>
        </w:r>
        <w:r w:rsidRPr="005516F3">
          <w:rPr>
            <w:rFonts w:asciiTheme="majorBidi" w:hAnsiTheme="majorBidi" w:cstheme="majorBidi"/>
            <w:sz w:val="20"/>
            <w:szCs w:val="20"/>
            <w:rPrChange w:id="2214" w:author="Terry" w:date="2017-01-11T21:55:00Z">
              <w:rPr>
                <w:sz w:val="22"/>
                <w:szCs w:val="22"/>
              </w:rPr>
            </w:rPrChange>
          </w:rPr>
          <w:fldChar w:fldCharType="begin"/>
        </w:r>
        <w:r w:rsidRPr="005516F3">
          <w:rPr>
            <w:rFonts w:asciiTheme="majorBidi" w:hAnsiTheme="majorBidi" w:cstheme="majorBidi"/>
            <w:sz w:val="20"/>
            <w:szCs w:val="20"/>
            <w:rPrChange w:id="2215" w:author="Terry" w:date="2017-01-11T21:55:00Z">
              <w:rPr/>
            </w:rPrChange>
          </w:rPr>
          <w:instrText xml:space="preserve"> HYPERLINK "https://en.wikipedia.org/wiki/Software_development" \o "Software development" </w:instrText>
        </w:r>
        <w:r w:rsidRPr="005516F3">
          <w:rPr>
            <w:rFonts w:asciiTheme="majorBidi" w:hAnsiTheme="majorBidi" w:cstheme="majorBidi"/>
            <w:rPrChange w:id="2216"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17" w:author="Terry" w:date="2017-01-11T21:55:00Z">
              <w:rPr>
                <w:rStyle w:val="Hyperlink"/>
                <w:sz w:val="20"/>
                <w:szCs w:val="20"/>
              </w:rPr>
            </w:rPrChange>
          </w:rPr>
          <w:t>software development</w:t>
        </w:r>
        <w:r w:rsidRPr="005516F3">
          <w:rPr>
            <w:rStyle w:val="Hyperlink"/>
            <w:rFonts w:asciiTheme="majorBidi" w:hAnsiTheme="majorBidi" w:cstheme="majorBidi"/>
            <w:sz w:val="20"/>
            <w:szCs w:val="20"/>
            <w:rPrChange w:id="2218" w:author="Terry" w:date="2017-01-11T21:55:00Z">
              <w:rPr>
                <w:rStyle w:val="Hyperlink"/>
                <w:sz w:val="20"/>
                <w:szCs w:val="20"/>
              </w:rPr>
            </w:rPrChange>
          </w:rPr>
          <w:fldChar w:fldCharType="end"/>
        </w:r>
        <w:r w:rsidRPr="005516F3">
          <w:rPr>
            <w:rFonts w:asciiTheme="majorBidi" w:hAnsiTheme="majorBidi" w:cstheme="majorBidi"/>
            <w:sz w:val="20"/>
            <w:szCs w:val="20"/>
            <w:rPrChange w:id="2219" w:author="Terry" w:date="2017-01-11T21:55:00Z">
              <w:rPr>
                <w:sz w:val="22"/>
                <w:szCs w:val="22"/>
              </w:rPr>
            </w:rPrChange>
          </w:rPr>
          <w:fldChar w:fldCharType="begin"/>
        </w:r>
        <w:r w:rsidRPr="005516F3">
          <w:rPr>
            <w:rFonts w:asciiTheme="majorBidi" w:hAnsiTheme="majorBidi" w:cstheme="majorBidi"/>
            <w:sz w:val="20"/>
            <w:szCs w:val="20"/>
            <w:rPrChange w:id="2220" w:author="Terry" w:date="2017-01-11T21:55:00Z">
              <w:rPr/>
            </w:rPrChange>
          </w:rPr>
          <w:instrText xml:space="preserve"> HYPERLINK "https://en.wikipedia.org/wiki/Git" \l "cite_note-effcomp-7" </w:instrText>
        </w:r>
        <w:r w:rsidRPr="005516F3">
          <w:rPr>
            <w:rFonts w:asciiTheme="majorBidi" w:hAnsiTheme="majorBidi" w:cstheme="majorBidi"/>
            <w:rPrChange w:id="2221" w:author="Terry" w:date="2017-01-11T21:55:00Z">
              <w:rPr>
                <w:rStyle w:val="Hyperlink"/>
                <w:sz w:val="20"/>
                <w:szCs w:val="20"/>
                <w:vertAlign w:val="superscript"/>
              </w:rPr>
            </w:rPrChange>
          </w:rPr>
          <w:fldChar w:fldCharType="separate"/>
        </w:r>
        <w:r w:rsidRPr="005516F3">
          <w:rPr>
            <w:rStyle w:val="Hyperlink"/>
            <w:rFonts w:asciiTheme="majorBidi" w:hAnsiTheme="majorBidi" w:cstheme="majorBidi"/>
            <w:sz w:val="20"/>
            <w:szCs w:val="20"/>
            <w:vertAlign w:val="superscript"/>
            <w:rPrChange w:id="2222" w:author="Terry" w:date="2017-01-11T21:55:00Z">
              <w:rPr>
                <w:rStyle w:val="Hyperlink"/>
                <w:sz w:val="20"/>
                <w:szCs w:val="20"/>
                <w:vertAlign w:val="superscript"/>
              </w:rPr>
            </w:rPrChange>
          </w:rPr>
          <w:t>[7]</w:t>
        </w:r>
        <w:r w:rsidRPr="005516F3">
          <w:rPr>
            <w:rStyle w:val="Hyperlink"/>
            <w:rFonts w:asciiTheme="majorBidi" w:hAnsiTheme="majorBidi" w:cstheme="majorBidi"/>
            <w:sz w:val="20"/>
            <w:szCs w:val="20"/>
            <w:vertAlign w:val="superscript"/>
            <w:rPrChange w:id="2223" w:author="Terry" w:date="2017-01-11T21:55:00Z">
              <w:rPr>
                <w:rStyle w:val="Hyperlink"/>
                <w:sz w:val="20"/>
                <w:szCs w:val="20"/>
                <w:vertAlign w:val="superscript"/>
              </w:rPr>
            </w:rPrChange>
          </w:rPr>
          <w:fldChar w:fldCharType="end"/>
        </w:r>
        <w:r w:rsidRPr="005516F3">
          <w:rPr>
            <w:rFonts w:asciiTheme="majorBidi" w:hAnsiTheme="majorBidi" w:cstheme="majorBidi"/>
            <w:sz w:val="20"/>
            <w:szCs w:val="20"/>
            <w:rPrChange w:id="2224" w:author="Terry" w:date="2017-01-11T21:55:00Z">
              <w:rPr/>
            </w:rPrChange>
          </w:rPr>
          <w:t xml:space="preserve"> and other version control tasks. As a </w:t>
        </w:r>
        <w:r w:rsidRPr="005516F3">
          <w:rPr>
            <w:rFonts w:asciiTheme="majorBidi" w:hAnsiTheme="majorBidi" w:cstheme="majorBidi"/>
            <w:sz w:val="20"/>
            <w:szCs w:val="20"/>
            <w:rPrChange w:id="2225" w:author="Terry" w:date="2017-01-11T21:55:00Z">
              <w:rPr>
                <w:sz w:val="22"/>
                <w:szCs w:val="22"/>
              </w:rPr>
            </w:rPrChange>
          </w:rPr>
          <w:fldChar w:fldCharType="begin"/>
        </w:r>
        <w:r w:rsidRPr="005516F3">
          <w:rPr>
            <w:rFonts w:asciiTheme="majorBidi" w:hAnsiTheme="majorBidi" w:cstheme="majorBidi"/>
            <w:sz w:val="20"/>
            <w:szCs w:val="20"/>
            <w:rPrChange w:id="2226" w:author="Terry" w:date="2017-01-11T21:55:00Z">
              <w:rPr/>
            </w:rPrChange>
          </w:rPr>
          <w:instrText xml:space="preserve"> HYPERLINK "https://en.wikipedia.org/wiki/Distributed_revision_control" \o "Distributed revision control" </w:instrText>
        </w:r>
        <w:r w:rsidRPr="005516F3">
          <w:rPr>
            <w:rFonts w:asciiTheme="majorBidi" w:hAnsiTheme="majorBidi" w:cstheme="majorBidi"/>
            <w:rPrChange w:id="2227"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28" w:author="Terry" w:date="2017-01-11T21:55:00Z">
              <w:rPr>
                <w:rStyle w:val="Hyperlink"/>
                <w:sz w:val="20"/>
                <w:szCs w:val="20"/>
              </w:rPr>
            </w:rPrChange>
          </w:rPr>
          <w:t>distributed revision control</w:t>
        </w:r>
        <w:r w:rsidRPr="005516F3">
          <w:rPr>
            <w:rStyle w:val="Hyperlink"/>
            <w:rFonts w:asciiTheme="majorBidi" w:hAnsiTheme="majorBidi" w:cstheme="majorBidi"/>
            <w:sz w:val="20"/>
            <w:szCs w:val="20"/>
            <w:rPrChange w:id="2229" w:author="Terry" w:date="2017-01-11T21:55:00Z">
              <w:rPr>
                <w:rStyle w:val="Hyperlink"/>
                <w:sz w:val="20"/>
                <w:szCs w:val="20"/>
              </w:rPr>
            </w:rPrChange>
          </w:rPr>
          <w:fldChar w:fldCharType="end"/>
        </w:r>
        <w:r w:rsidRPr="005516F3">
          <w:rPr>
            <w:rFonts w:asciiTheme="majorBidi" w:hAnsiTheme="majorBidi" w:cstheme="majorBidi"/>
            <w:sz w:val="20"/>
            <w:szCs w:val="20"/>
            <w:rPrChange w:id="2230" w:author="Terry" w:date="2017-01-11T21:55:00Z">
              <w:rPr/>
            </w:rPrChange>
          </w:rPr>
          <w:t xml:space="preserve"> system it is aimed at speed, data integrity, and support for distributed, non-linear workflows.</w:t>
        </w:r>
      </w:moveTo>
    </w:p>
    <w:p w14:paraId="168A1CDB" w14:textId="77777777" w:rsidR="0075132D" w:rsidRPr="005516F3" w:rsidRDefault="0075132D">
      <w:pPr>
        <w:rPr>
          <w:moveTo w:id="2231" w:author="Johannes Breytenbach" w:date="2017-01-05T08:45:00Z"/>
          <w:rFonts w:asciiTheme="majorBidi" w:hAnsiTheme="majorBidi" w:cstheme="majorBidi"/>
          <w:sz w:val="20"/>
          <w:szCs w:val="20"/>
          <w:rPrChange w:id="2232" w:author="Terry" w:date="2017-01-11T21:55:00Z">
            <w:rPr>
              <w:moveTo w:id="2233" w:author="Johannes Breytenbach" w:date="2017-01-05T08:45:00Z"/>
            </w:rPr>
          </w:rPrChange>
        </w:rPr>
        <w:pPrChange w:id="2234" w:author="Johannes Breytenbach" w:date="2017-01-07T12:16:00Z">
          <w:pPr>
            <w:pStyle w:val="NormalWeb"/>
            <w:jc w:val="both"/>
          </w:pPr>
        </w:pPrChange>
      </w:pPr>
      <w:moveTo w:id="2235" w:author="Johannes Breytenbach" w:date="2017-01-05T08:45:00Z">
        <w:r w:rsidRPr="005516F3">
          <w:rPr>
            <w:rFonts w:asciiTheme="majorBidi" w:hAnsiTheme="majorBidi" w:cstheme="majorBidi"/>
            <w:sz w:val="20"/>
            <w:szCs w:val="20"/>
            <w:rPrChange w:id="2236" w:author="Terry" w:date="2017-01-11T21:55:00Z">
              <w:rPr/>
            </w:rPrChange>
          </w:rPr>
          <w:t xml:space="preserve">Git was created by </w:t>
        </w:r>
        <w:r w:rsidRPr="005516F3">
          <w:rPr>
            <w:rFonts w:asciiTheme="majorBidi" w:hAnsiTheme="majorBidi" w:cstheme="majorBidi"/>
            <w:sz w:val="20"/>
            <w:szCs w:val="20"/>
            <w:rPrChange w:id="2237" w:author="Terry" w:date="2017-01-11T21:55:00Z">
              <w:rPr>
                <w:sz w:val="22"/>
                <w:szCs w:val="22"/>
              </w:rPr>
            </w:rPrChange>
          </w:rPr>
          <w:fldChar w:fldCharType="begin"/>
        </w:r>
        <w:r w:rsidRPr="005516F3">
          <w:rPr>
            <w:rFonts w:asciiTheme="majorBidi" w:hAnsiTheme="majorBidi" w:cstheme="majorBidi"/>
            <w:sz w:val="20"/>
            <w:szCs w:val="20"/>
            <w:rPrChange w:id="2238" w:author="Terry" w:date="2017-01-11T21:55:00Z">
              <w:rPr/>
            </w:rPrChange>
          </w:rPr>
          <w:instrText xml:space="preserve"> HYPERLINK "https://en.wikipedia.org/wiki/Linus_Torvalds" \o "Linus Torvalds" </w:instrText>
        </w:r>
        <w:r w:rsidRPr="005516F3">
          <w:rPr>
            <w:rFonts w:asciiTheme="majorBidi" w:hAnsiTheme="majorBidi" w:cstheme="majorBidi"/>
            <w:rPrChange w:id="2239"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40" w:author="Terry" w:date="2017-01-11T21:55:00Z">
              <w:rPr>
                <w:rStyle w:val="Hyperlink"/>
                <w:sz w:val="20"/>
                <w:szCs w:val="20"/>
              </w:rPr>
            </w:rPrChange>
          </w:rPr>
          <w:t>Linus Torvalds</w:t>
        </w:r>
        <w:r w:rsidRPr="005516F3">
          <w:rPr>
            <w:rStyle w:val="Hyperlink"/>
            <w:rFonts w:asciiTheme="majorBidi" w:hAnsiTheme="majorBidi" w:cstheme="majorBidi"/>
            <w:sz w:val="20"/>
            <w:szCs w:val="20"/>
            <w:rPrChange w:id="2241" w:author="Terry" w:date="2017-01-11T21:55:00Z">
              <w:rPr>
                <w:rStyle w:val="Hyperlink"/>
                <w:sz w:val="20"/>
                <w:szCs w:val="20"/>
              </w:rPr>
            </w:rPrChange>
          </w:rPr>
          <w:fldChar w:fldCharType="end"/>
        </w:r>
        <w:r w:rsidRPr="005516F3">
          <w:rPr>
            <w:rFonts w:asciiTheme="majorBidi" w:hAnsiTheme="majorBidi" w:cstheme="majorBidi"/>
            <w:sz w:val="20"/>
            <w:szCs w:val="20"/>
            <w:rPrChange w:id="2242" w:author="Terry" w:date="2017-01-11T21:55:00Z">
              <w:rPr/>
            </w:rPrChange>
          </w:rPr>
          <w:t xml:space="preserve"> in 2005 for development of the </w:t>
        </w:r>
        <w:r w:rsidRPr="005516F3">
          <w:rPr>
            <w:rFonts w:asciiTheme="majorBidi" w:hAnsiTheme="majorBidi" w:cstheme="majorBidi"/>
            <w:sz w:val="20"/>
            <w:szCs w:val="20"/>
            <w:rPrChange w:id="2243" w:author="Terry" w:date="2017-01-11T21:55:00Z">
              <w:rPr>
                <w:sz w:val="22"/>
                <w:szCs w:val="22"/>
              </w:rPr>
            </w:rPrChange>
          </w:rPr>
          <w:fldChar w:fldCharType="begin"/>
        </w:r>
        <w:r w:rsidRPr="005516F3">
          <w:rPr>
            <w:rFonts w:asciiTheme="majorBidi" w:hAnsiTheme="majorBidi" w:cstheme="majorBidi"/>
            <w:sz w:val="20"/>
            <w:szCs w:val="20"/>
            <w:rPrChange w:id="2244" w:author="Terry" w:date="2017-01-11T21:55:00Z">
              <w:rPr/>
            </w:rPrChange>
          </w:rPr>
          <w:instrText xml:space="preserve"> HYPERLINK "https://en.wikipedia.org/wiki/Linux_kernel" \o "Linux kernel" </w:instrText>
        </w:r>
        <w:r w:rsidRPr="005516F3">
          <w:rPr>
            <w:rFonts w:asciiTheme="majorBidi" w:hAnsiTheme="majorBidi" w:cstheme="majorBidi"/>
            <w:rPrChange w:id="2245"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46" w:author="Terry" w:date="2017-01-11T21:55:00Z">
              <w:rPr>
                <w:rStyle w:val="Hyperlink"/>
                <w:sz w:val="20"/>
                <w:szCs w:val="20"/>
              </w:rPr>
            </w:rPrChange>
          </w:rPr>
          <w:t>Linux kernel</w:t>
        </w:r>
        <w:r w:rsidRPr="005516F3">
          <w:rPr>
            <w:rStyle w:val="Hyperlink"/>
            <w:rFonts w:asciiTheme="majorBidi" w:hAnsiTheme="majorBidi" w:cstheme="majorBidi"/>
            <w:sz w:val="20"/>
            <w:szCs w:val="20"/>
            <w:rPrChange w:id="2247" w:author="Terry" w:date="2017-01-11T21:55:00Z">
              <w:rPr>
                <w:rStyle w:val="Hyperlink"/>
                <w:sz w:val="20"/>
                <w:szCs w:val="20"/>
              </w:rPr>
            </w:rPrChange>
          </w:rPr>
          <w:fldChar w:fldCharType="end"/>
        </w:r>
        <w:r w:rsidRPr="005516F3">
          <w:rPr>
            <w:rFonts w:asciiTheme="majorBidi" w:hAnsiTheme="majorBidi" w:cstheme="majorBidi"/>
            <w:sz w:val="20"/>
            <w:szCs w:val="20"/>
            <w:rPrChange w:id="2248" w:author="Terry" w:date="2017-01-11T21:55:00Z">
              <w:rPr/>
            </w:rPrChange>
          </w:rPr>
          <w:t xml:space="preserve">, with other kernel developers contributing to its initial development. Its current maintainer is </w:t>
        </w:r>
        <w:r w:rsidRPr="005516F3">
          <w:rPr>
            <w:rFonts w:asciiTheme="majorBidi" w:hAnsiTheme="majorBidi" w:cstheme="majorBidi"/>
            <w:sz w:val="20"/>
            <w:szCs w:val="20"/>
            <w:rPrChange w:id="2249" w:author="Terry" w:date="2017-01-11T21:55:00Z">
              <w:rPr>
                <w:sz w:val="22"/>
                <w:szCs w:val="22"/>
              </w:rPr>
            </w:rPrChange>
          </w:rPr>
          <w:fldChar w:fldCharType="begin"/>
        </w:r>
        <w:r w:rsidRPr="005516F3">
          <w:rPr>
            <w:rFonts w:asciiTheme="majorBidi" w:hAnsiTheme="majorBidi" w:cstheme="majorBidi"/>
            <w:sz w:val="20"/>
            <w:szCs w:val="20"/>
            <w:rPrChange w:id="2250" w:author="Terry" w:date="2017-01-11T21:55:00Z">
              <w:rPr/>
            </w:rPrChange>
          </w:rPr>
          <w:instrText xml:space="preserve"> HYPERLINK "https://en.wikipedia.org/wiki/Junio_Hamano" \o "Junio Hamano" </w:instrText>
        </w:r>
        <w:r w:rsidRPr="005516F3">
          <w:rPr>
            <w:rFonts w:asciiTheme="majorBidi" w:hAnsiTheme="majorBidi" w:cstheme="majorBidi"/>
            <w:rPrChange w:id="2251"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52" w:author="Terry" w:date="2017-01-11T21:55:00Z">
              <w:rPr>
                <w:rStyle w:val="Hyperlink"/>
                <w:sz w:val="20"/>
                <w:szCs w:val="20"/>
              </w:rPr>
            </w:rPrChange>
          </w:rPr>
          <w:t>Junio Hamano</w:t>
        </w:r>
        <w:r w:rsidRPr="005516F3">
          <w:rPr>
            <w:rStyle w:val="Hyperlink"/>
            <w:rFonts w:asciiTheme="majorBidi" w:hAnsiTheme="majorBidi" w:cstheme="majorBidi"/>
            <w:sz w:val="20"/>
            <w:szCs w:val="20"/>
            <w:rPrChange w:id="2253" w:author="Terry" w:date="2017-01-11T21:55:00Z">
              <w:rPr>
                <w:rStyle w:val="Hyperlink"/>
                <w:sz w:val="20"/>
                <w:szCs w:val="20"/>
              </w:rPr>
            </w:rPrChange>
          </w:rPr>
          <w:fldChar w:fldCharType="end"/>
        </w:r>
        <w:r w:rsidRPr="005516F3">
          <w:rPr>
            <w:rFonts w:asciiTheme="majorBidi" w:hAnsiTheme="majorBidi" w:cstheme="majorBidi"/>
            <w:sz w:val="20"/>
            <w:szCs w:val="20"/>
            <w:rPrChange w:id="2254" w:author="Terry" w:date="2017-01-11T21:55:00Z">
              <w:rPr/>
            </w:rPrChange>
          </w:rPr>
          <w:t>.</w:t>
        </w:r>
      </w:moveTo>
    </w:p>
    <w:p w14:paraId="4B81BDC6" w14:textId="77777777" w:rsidR="0075132D" w:rsidRPr="005516F3" w:rsidRDefault="0075132D">
      <w:pPr>
        <w:rPr>
          <w:moveTo w:id="2255" w:author="Johannes Breytenbach" w:date="2017-01-05T08:45:00Z"/>
          <w:rFonts w:asciiTheme="majorBidi" w:hAnsiTheme="majorBidi" w:cstheme="majorBidi"/>
          <w:sz w:val="20"/>
          <w:szCs w:val="20"/>
          <w:rPrChange w:id="2256" w:author="Terry" w:date="2017-01-11T21:55:00Z">
            <w:rPr>
              <w:moveTo w:id="2257" w:author="Johannes Breytenbach" w:date="2017-01-05T08:45:00Z"/>
            </w:rPr>
          </w:rPrChange>
        </w:rPr>
        <w:pPrChange w:id="2258" w:author="Johannes Breytenbach" w:date="2017-01-07T12:16:00Z">
          <w:pPr>
            <w:pStyle w:val="NormalWeb"/>
            <w:jc w:val="both"/>
          </w:pPr>
        </w:pPrChange>
      </w:pPr>
      <w:moveTo w:id="2259" w:author="Johannes Breytenbach" w:date="2017-01-05T08:45:00Z">
        <w:r w:rsidRPr="005516F3">
          <w:rPr>
            <w:rFonts w:asciiTheme="majorBidi" w:hAnsiTheme="majorBidi" w:cstheme="majorBidi"/>
            <w:sz w:val="20"/>
            <w:szCs w:val="20"/>
            <w:rPrChange w:id="2260" w:author="Terry" w:date="2017-01-11T21:55:00Z">
              <w:rPr/>
            </w:rPrChange>
          </w:rPr>
          <w:t xml:space="preserve">As with most other distributed version control systems, and unlike most </w:t>
        </w:r>
        <w:r w:rsidRPr="005516F3">
          <w:rPr>
            <w:rFonts w:asciiTheme="majorBidi" w:hAnsiTheme="majorBidi" w:cstheme="majorBidi"/>
            <w:sz w:val="20"/>
            <w:szCs w:val="20"/>
            <w:rPrChange w:id="2261" w:author="Terry" w:date="2017-01-11T21:55:00Z">
              <w:rPr>
                <w:sz w:val="22"/>
                <w:szCs w:val="22"/>
              </w:rPr>
            </w:rPrChange>
          </w:rPr>
          <w:fldChar w:fldCharType="begin"/>
        </w:r>
        <w:r w:rsidRPr="005516F3">
          <w:rPr>
            <w:rFonts w:asciiTheme="majorBidi" w:hAnsiTheme="majorBidi" w:cstheme="majorBidi"/>
            <w:sz w:val="20"/>
            <w:szCs w:val="20"/>
            <w:rPrChange w:id="2262" w:author="Terry" w:date="2017-01-11T21:55:00Z">
              <w:rPr/>
            </w:rPrChange>
          </w:rPr>
          <w:instrText xml:space="preserve"> HYPERLINK "https://en.wikipedia.org/wiki/Client%E2%80%93server" \o "Client–server" </w:instrText>
        </w:r>
        <w:r w:rsidRPr="005516F3">
          <w:rPr>
            <w:rFonts w:asciiTheme="majorBidi" w:hAnsiTheme="majorBidi" w:cstheme="majorBidi"/>
            <w:rPrChange w:id="2263"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64" w:author="Terry" w:date="2017-01-11T21:55:00Z">
              <w:rPr>
                <w:rStyle w:val="Hyperlink"/>
                <w:sz w:val="20"/>
                <w:szCs w:val="20"/>
              </w:rPr>
            </w:rPrChange>
          </w:rPr>
          <w:t>client–server</w:t>
        </w:r>
        <w:r w:rsidRPr="005516F3">
          <w:rPr>
            <w:rStyle w:val="Hyperlink"/>
            <w:rFonts w:asciiTheme="majorBidi" w:hAnsiTheme="majorBidi" w:cstheme="majorBidi"/>
            <w:sz w:val="20"/>
            <w:szCs w:val="20"/>
            <w:rPrChange w:id="2265" w:author="Terry" w:date="2017-01-11T21:55:00Z">
              <w:rPr>
                <w:rStyle w:val="Hyperlink"/>
                <w:sz w:val="20"/>
                <w:szCs w:val="20"/>
              </w:rPr>
            </w:rPrChange>
          </w:rPr>
          <w:fldChar w:fldCharType="end"/>
        </w:r>
        <w:r w:rsidRPr="005516F3">
          <w:rPr>
            <w:rFonts w:asciiTheme="majorBidi" w:hAnsiTheme="majorBidi" w:cstheme="majorBidi"/>
            <w:sz w:val="20"/>
            <w:szCs w:val="20"/>
            <w:rPrChange w:id="2266" w:author="Terry" w:date="2017-01-11T21:55:00Z">
              <w:rPr/>
            </w:rPrChange>
          </w:rPr>
          <w:t xml:space="preserve"> systems, every Git </w:t>
        </w:r>
        <w:r w:rsidRPr="005516F3">
          <w:rPr>
            <w:rFonts w:asciiTheme="majorBidi" w:hAnsiTheme="majorBidi" w:cstheme="majorBidi"/>
            <w:sz w:val="20"/>
            <w:szCs w:val="20"/>
            <w:rPrChange w:id="2267" w:author="Terry" w:date="2017-01-11T21:55:00Z">
              <w:rPr>
                <w:sz w:val="22"/>
                <w:szCs w:val="22"/>
              </w:rPr>
            </w:rPrChange>
          </w:rPr>
          <w:fldChar w:fldCharType="begin"/>
        </w:r>
        <w:r w:rsidRPr="005516F3">
          <w:rPr>
            <w:rFonts w:asciiTheme="majorBidi" w:hAnsiTheme="majorBidi" w:cstheme="majorBidi"/>
            <w:sz w:val="20"/>
            <w:szCs w:val="20"/>
            <w:rPrChange w:id="2268" w:author="Terry" w:date="2017-01-11T21:55:00Z">
              <w:rPr/>
            </w:rPrChange>
          </w:rPr>
          <w:instrText xml:space="preserve"> HYPERLINK "https://en.wikipedia.org/wiki/Directory_%28computing%29" \o "Directory (computing)" </w:instrText>
        </w:r>
        <w:r w:rsidRPr="005516F3">
          <w:rPr>
            <w:rFonts w:asciiTheme="majorBidi" w:hAnsiTheme="majorBidi" w:cstheme="majorBidi"/>
            <w:rPrChange w:id="2269"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70" w:author="Terry" w:date="2017-01-11T21:55:00Z">
              <w:rPr>
                <w:rStyle w:val="Hyperlink"/>
                <w:sz w:val="20"/>
                <w:szCs w:val="20"/>
              </w:rPr>
            </w:rPrChange>
          </w:rPr>
          <w:t>directory</w:t>
        </w:r>
        <w:r w:rsidRPr="005516F3">
          <w:rPr>
            <w:rStyle w:val="Hyperlink"/>
            <w:rFonts w:asciiTheme="majorBidi" w:hAnsiTheme="majorBidi" w:cstheme="majorBidi"/>
            <w:sz w:val="20"/>
            <w:szCs w:val="20"/>
            <w:rPrChange w:id="2271" w:author="Terry" w:date="2017-01-11T21:55:00Z">
              <w:rPr>
                <w:rStyle w:val="Hyperlink"/>
                <w:sz w:val="20"/>
                <w:szCs w:val="20"/>
              </w:rPr>
            </w:rPrChange>
          </w:rPr>
          <w:fldChar w:fldCharType="end"/>
        </w:r>
        <w:r w:rsidRPr="005516F3">
          <w:rPr>
            <w:rFonts w:asciiTheme="majorBidi" w:hAnsiTheme="majorBidi" w:cstheme="majorBidi"/>
            <w:sz w:val="20"/>
            <w:szCs w:val="20"/>
            <w:rPrChange w:id="2272" w:author="Terry" w:date="2017-01-11T21:55:00Z">
              <w:rPr/>
            </w:rPrChange>
          </w:rPr>
          <w:t xml:space="preserve"> on every </w:t>
        </w:r>
        <w:r w:rsidRPr="005516F3">
          <w:rPr>
            <w:rFonts w:asciiTheme="majorBidi" w:hAnsiTheme="majorBidi" w:cstheme="majorBidi"/>
            <w:sz w:val="20"/>
            <w:szCs w:val="20"/>
            <w:rPrChange w:id="2273" w:author="Terry" w:date="2017-01-11T21:55:00Z">
              <w:rPr>
                <w:sz w:val="22"/>
                <w:szCs w:val="22"/>
              </w:rPr>
            </w:rPrChange>
          </w:rPr>
          <w:fldChar w:fldCharType="begin"/>
        </w:r>
        <w:r w:rsidRPr="005516F3">
          <w:rPr>
            <w:rFonts w:asciiTheme="majorBidi" w:hAnsiTheme="majorBidi" w:cstheme="majorBidi"/>
            <w:sz w:val="20"/>
            <w:szCs w:val="20"/>
            <w:rPrChange w:id="2274" w:author="Terry" w:date="2017-01-11T21:55:00Z">
              <w:rPr/>
            </w:rPrChange>
          </w:rPr>
          <w:instrText xml:space="preserve"> HYPERLINK "https://en.wikipedia.org/wiki/Node_%28networking%29" \o "Node (networking)" </w:instrText>
        </w:r>
        <w:r w:rsidRPr="005516F3">
          <w:rPr>
            <w:rFonts w:asciiTheme="majorBidi" w:hAnsiTheme="majorBidi" w:cstheme="majorBidi"/>
            <w:rPrChange w:id="2275"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76" w:author="Terry" w:date="2017-01-11T21:55:00Z">
              <w:rPr>
                <w:rStyle w:val="Hyperlink"/>
                <w:sz w:val="20"/>
                <w:szCs w:val="20"/>
              </w:rPr>
            </w:rPrChange>
          </w:rPr>
          <w:t>computer</w:t>
        </w:r>
        <w:r w:rsidRPr="005516F3">
          <w:rPr>
            <w:rStyle w:val="Hyperlink"/>
            <w:rFonts w:asciiTheme="majorBidi" w:hAnsiTheme="majorBidi" w:cstheme="majorBidi"/>
            <w:sz w:val="20"/>
            <w:szCs w:val="20"/>
            <w:rPrChange w:id="2277" w:author="Terry" w:date="2017-01-11T21:55:00Z">
              <w:rPr>
                <w:rStyle w:val="Hyperlink"/>
                <w:sz w:val="20"/>
                <w:szCs w:val="20"/>
              </w:rPr>
            </w:rPrChange>
          </w:rPr>
          <w:fldChar w:fldCharType="end"/>
        </w:r>
        <w:r w:rsidRPr="005516F3">
          <w:rPr>
            <w:rFonts w:asciiTheme="majorBidi" w:hAnsiTheme="majorBidi" w:cstheme="majorBidi"/>
            <w:sz w:val="20"/>
            <w:szCs w:val="20"/>
            <w:rPrChange w:id="2278" w:author="Terry" w:date="2017-01-11T21:55:00Z">
              <w:rPr/>
            </w:rPrChange>
          </w:rPr>
          <w:t xml:space="preserve"> is a full-fledged </w:t>
        </w:r>
        <w:r w:rsidRPr="005516F3">
          <w:rPr>
            <w:rFonts w:asciiTheme="majorBidi" w:hAnsiTheme="majorBidi" w:cstheme="majorBidi"/>
            <w:sz w:val="20"/>
            <w:szCs w:val="20"/>
            <w:rPrChange w:id="2279" w:author="Terry" w:date="2017-01-11T21:55:00Z">
              <w:rPr>
                <w:sz w:val="22"/>
                <w:szCs w:val="22"/>
              </w:rPr>
            </w:rPrChange>
          </w:rPr>
          <w:fldChar w:fldCharType="begin"/>
        </w:r>
        <w:r w:rsidRPr="005516F3">
          <w:rPr>
            <w:rFonts w:asciiTheme="majorBidi" w:hAnsiTheme="majorBidi" w:cstheme="majorBidi"/>
            <w:sz w:val="20"/>
            <w:szCs w:val="20"/>
            <w:rPrChange w:id="2280" w:author="Terry" w:date="2017-01-11T21:55:00Z">
              <w:rPr/>
            </w:rPrChange>
          </w:rPr>
          <w:instrText xml:space="preserve"> HYPERLINK "https://en.wikipedia.org/wiki/Repository_%28version_control%29" \o "Repository (version control)" </w:instrText>
        </w:r>
        <w:r w:rsidRPr="005516F3">
          <w:rPr>
            <w:rFonts w:asciiTheme="majorBidi" w:hAnsiTheme="majorBidi" w:cstheme="majorBidi"/>
            <w:rPrChange w:id="2281"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82" w:author="Terry" w:date="2017-01-11T21:55:00Z">
              <w:rPr>
                <w:rStyle w:val="Hyperlink"/>
                <w:sz w:val="20"/>
                <w:szCs w:val="20"/>
              </w:rPr>
            </w:rPrChange>
          </w:rPr>
          <w:t>repository</w:t>
        </w:r>
        <w:r w:rsidRPr="005516F3">
          <w:rPr>
            <w:rStyle w:val="Hyperlink"/>
            <w:rFonts w:asciiTheme="majorBidi" w:hAnsiTheme="majorBidi" w:cstheme="majorBidi"/>
            <w:sz w:val="20"/>
            <w:szCs w:val="20"/>
            <w:rPrChange w:id="2283" w:author="Terry" w:date="2017-01-11T21:55:00Z">
              <w:rPr>
                <w:rStyle w:val="Hyperlink"/>
                <w:sz w:val="20"/>
                <w:szCs w:val="20"/>
              </w:rPr>
            </w:rPrChange>
          </w:rPr>
          <w:fldChar w:fldCharType="end"/>
        </w:r>
        <w:r w:rsidRPr="005516F3">
          <w:rPr>
            <w:rFonts w:asciiTheme="majorBidi" w:hAnsiTheme="majorBidi" w:cstheme="majorBidi"/>
            <w:sz w:val="20"/>
            <w:szCs w:val="20"/>
            <w:rPrChange w:id="2284" w:author="Terry" w:date="2017-01-11T21:55:00Z">
              <w:rPr/>
            </w:rPrChange>
          </w:rPr>
          <w:t xml:space="preserve"> with complete history and full version tracking abilities, independent of network access or a central server.</w:t>
        </w:r>
      </w:moveTo>
    </w:p>
    <w:p w14:paraId="4B5A38F5" w14:textId="77777777" w:rsidR="0075132D" w:rsidRPr="005516F3" w:rsidRDefault="0075132D">
      <w:pPr>
        <w:rPr>
          <w:moveTo w:id="2285" w:author="Johannes Breytenbach" w:date="2017-01-05T08:45:00Z"/>
          <w:rFonts w:asciiTheme="majorBidi" w:hAnsiTheme="majorBidi" w:cstheme="majorBidi"/>
          <w:sz w:val="20"/>
          <w:szCs w:val="20"/>
          <w:rPrChange w:id="2286" w:author="Terry" w:date="2017-01-11T21:55:00Z">
            <w:rPr>
              <w:moveTo w:id="2287" w:author="Johannes Breytenbach" w:date="2017-01-05T08:45:00Z"/>
            </w:rPr>
          </w:rPrChange>
        </w:rPr>
        <w:pPrChange w:id="2288" w:author="Johannes Breytenbach" w:date="2017-01-07T12:16:00Z">
          <w:pPr>
            <w:pStyle w:val="NormalWeb"/>
            <w:jc w:val="both"/>
          </w:pPr>
        </w:pPrChange>
      </w:pPr>
      <w:moveTo w:id="2289" w:author="Johannes Breytenbach" w:date="2017-01-05T08:45:00Z">
        <w:r w:rsidRPr="005516F3">
          <w:rPr>
            <w:rFonts w:asciiTheme="majorBidi" w:hAnsiTheme="majorBidi" w:cstheme="majorBidi"/>
            <w:sz w:val="20"/>
            <w:szCs w:val="20"/>
            <w:rPrChange w:id="2290" w:author="Terry" w:date="2017-01-11T21:55:00Z">
              <w:rPr/>
            </w:rPrChange>
          </w:rPr>
          <w:t xml:space="preserve">Like the Linux kernel, Git is </w:t>
        </w:r>
        <w:r w:rsidRPr="005516F3">
          <w:rPr>
            <w:rFonts w:asciiTheme="majorBidi" w:hAnsiTheme="majorBidi" w:cstheme="majorBidi"/>
            <w:sz w:val="20"/>
            <w:szCs w:val="20"/>
            <w:rPrChange w:id="2291" w:author="Terry" w:date="2017-01-11T21:55:00Z">
              <w:rPr>
                <w:sz w:val="22"/>
                <w:szCs w:val="22"/>
              </w:rPr>
            </w:rPrChange>
          </w:rPr>
          <w:fldChar w:fldCharType="begin"/>
        </w:r>
        <w:r w:rsidRPr="005516F3">
          <w:rPr>
            <w:rFonts w:asciiTheme="majorBidi" w:hAnsiTheme="majorBidi" w:cstheme="majorBidi"/>
            <w:sz w:val="20"/>
            <w:szCs w:val="20"/>
            <w:rPrChange w:id="2292" w:author="Terry" w:date="2017-01-11T21:55:00Z">
              <w:rPr/>
            </w:rPrChange>
          </w:rPr>
          <w:instrText xml:space="preserve"> HYPERLINK "https://en.wikipedia.org/wiki/Free_software" \o "Free software" </w:instrText>
        </w:r>
        <w:r w:rsidRPr="005516F3">
          <w:rPr>
            <w:rFonts w:asciiTheme="majorBidi" w:hAnsiTheme="majorBidi" w:cstheme="majorBidi"/>
            <w:rPrChange w:id="2293"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294" w:author="Terry" w:date="2017-01-11T21:55:00Z">
              <w:rPr>
                <w:rStyle w:val="Hyperlink"/>
                <w:sz w:val="20"/>
                <w:szCs w:val="20"/>
              </w:rPr>
            </w:rPrChange>
          </w:rPr>
          <w:t>free software</w:t>
        </w:r>
        <w:r w:rsidRPr="005516F3">
          <w:rPr>
            <w:rStyle w:val="Hyperlink"/>
            <w:rFonts w:asciiTheme="majorBidi" w:hAnsiTheme="majorBidi" w:cstheme="majorBidi"/>
            <w:sz w:val="20"/>
            <w:szCs w:val="20"/>
            <w:rPrChange w:id="2295" w:author="Terry" w:date="2017-01-11T21:55:00Z">
              <w:rPr>
                <w:rStyle w:val="Hyperlink"/>
                <w:sz w:val="20"/>
                <w:szCs w:val="20"/>
              </w:rPr>
            </w:rPrChange>
          </w:rPr>
          <w:fldChar w:fldCharType="end"/>
        </w:r>
        <w:r w:rsidRPr="005516F3">
          <w:rPr>
            <w:rFonts w:asciiTheme="majorBidi" w:hAnsiTheme="majorBidi" w:cstheme="majorBidi"/>
            <w:sz w:val="20"/>
            <w:szCs w:val="20"/>
            <w:rPrChange w:id="2296" w:author="Terry" w:date="2017-01-11T21:55:00Z">
              <w:rPr/>
            </w:rPrChange>
          </w:rPr>
          <w:t xml:space="preserve"> distributed under the terms of the </w:t>
        </w:r>
        <w:r w:rsidRPr="005516F3">
          <w:rPr>
            <w:rFonts w:asciiTheme="majorBidi" w:hAnsiTheme="majorBidi" w:cstheme="majorBidi"/>
            <w:sz w:val="20"/>
            <w:szCs w:val="20"/>
            <w:rPrChange w:id="2297" w:author="Terry" w:date="2017-01-11T21:55:00Z">
              <w:rPr>
                <w:sz w:val="22"/>
                <w:szCs w:val="22"/>
              </w:rPr>
            </w:rPrChange>
          </w:rPr>
          <w:fldChar w:fldCharType="begin"/>
        </w:r>
        <w:r w:rsidRPr="005516F3">
          <w:rPr>
            <w:rFonts w:asciiTheme="majorBidi" w:hAnsiTheme="majorBidi" w:cstheme="majorBidi"/>
            <w:sz w:val="20"/>
            <w:szCs w:val="20"/>
            <w:rPrChange w:id="2298" w:author="Terry" w:date="2017-01-11T21:55:00Z">
              <w:rPr/>
            </w:rPrChange>
          </w:rPr>
          <w:instrText xml:space="preserve"> HYPERLINK "https://en.wikipedia.org/wiki/GNU_General_Public_License" \o "GNU General Public License" </w:instrText>
        </w:r>
        <w:r w:rsidRPr="005516F3">
          <w:rPr>
            <w:rFonts w:asciiTheme="majorBidi" w:hAnsiTheme="majorBidi" w:cstheme="majorBidi"/>
            <w:rPrChange w:id="2299" w:author="Terry" w:date="2017-01-11T21:55:00Z">
              <w:rPr>
                <w:rStyle w:val="Hyperlink"/>
                <w:sz w:val="20"/>
                <w:szCs w:val="20"/>
              </w:rPr>
            </w:rPrChange>
          </w:rPr>
          <w:fldChar w:fldCharType="separate"/>
        </w:r>
        <w:r w:rsidRPr="005516F3">
          <w:rPr>
            <w:rStyle w:val="Hyperlink"/>
            <w:rFonts w:asciiTheme="majorBidi" w:hAnsiTheme="majorBidi" w:cstheme="majorBidi"/>
            <w:sz w:val="20"/>
            <w:szCs w:val="20"/>
            <w:rPrChange w:id="2300" w:author="Terry" w:date="2017-01-11T21:55:00Z">
              <w:rPr>
                <w:rStyle w:val="Hyperlink"/>
                <w:sz w:val="20"/>
                <w:szCs w:val="20"/>
              </w:rPr>
            </w:rPrChange>
          </w:rPr>
          <w:t>GNU General Public License</w:t>
        </w:r>
        <w:r w:rsidRPr="005516F3">
          <w:rPr>
            <w:rStyle w:val="Hyperlink"/>
            <w:rFonts w:asciiTheme="majorBidi" w:hAnsiTheme="majorBidi" w:cstheme="majorBidi"/>
            <w:sz w:val="20"/>
            <w:szCs w:val="20"/>
            <w:rPrChange w:id="2301" w:author="Terry" w:date="2017-01-11T21:55:00Z">
              <w:rPr>
                <w:rStyle w:val="Hyperlink"/>
                <w:sz w:val="20"/>
                <w:szCs w:val="20"/>
              </w:rPr>
            </w:rPrChange>
          </w:rPr>
          <w:fldChar w:fldCharType="end"/>
        </w:r>
        <w:r w:rsidRPr="005516F3">
          <w:rPr>
            <w:rFonts w:asciiTheme="majorBidi" w:hAnsiTheme="majorBidi" w:cstheme="majorBidi"/>
            <w:sz w:val="20"/>
            <w:szCs w:val="20"/>
            <w:rPrChange w:id="2302" w:author="Terry" w:date="2017-01-11T21:55:00Z">
              <w:rPr/>
            </w:rPrChange>
          </w:rPr>
          <w:t xml:space="preserve"> version 2.</w:t>
        </w:r>
      </w:moveTo>
    </w:p>
    <w:p w14:paraId="5F47FBA6" w14:textId="77777777" w:rsidR="0075132D" w:rsidRPr="005516F3" w:rsidRDefault="0075132D">
      <w:pPr>
        <w:rPr>
          <w:moveTo w:id="2303" w:author="Johannes Breytenbach" w:date="2017-01-05T08:45:00Z"/>
          <w:rFonts w:asciiTheme="majorBidi" w:eastAsia="Times New Roman" w:hAnsiTheme="majorBidi" w:cstheme="majorBidi"/>
          <w:sz w:val="20"/>
          <w:szCs w:val="20"/>
          <w:rPrChange w:id="2304" w:author="Terry" w:date="2017-01-11T21:55:00Z">
            <w:rPr>
              <w:moveTo w:id="2305" w:author="Johannes Breytenbach" w:date="2017-01-05T08:45:00Z"/>
              <w:rFonts w:ascii="Times New Roman" w:eastAsia="Times New Roman" w:hAnsi="Times New Roman" w:cs="Times New Roman"/>
            </w:rPr>
          </w:rPrChange>
        </w:rPr>
        <w:pPrChange w:id="2306" w:author="Johannes Breytenbach" w:date="2017-01-07T12:16:00Z">
          <w:pPr>
            <w:pStyle w:val="Heading2"/>
            <w:jc w:val="both"/>
          </w:pPr>
        </w:pPrChange>
      </w:pPr>
      <w:moveTo w:id="2307" w:author="Johannes Breytenbach" w:date="2017-01-05T08:45:00Z">
        <w:r w:rsidRPr="005516F3">
          <w:rPr>
            <w:rFonts w:asciiTheme="majorBidi" w:eastAsia="Times New Roman" w:hAnsiTheme="majorBidi" w:cstheme="majorBidi"/>
            <w:sz w:val="20"/>
            <w:szCs w:val="20"/>
            <w:rPrChange w:id="2308" w:author="Terry" w:date="2017-01-11T21:55:00Z">
              <w:rPr>
                <w:rFonts w:ascii="Times New Roman" w:eastAsia="Times New Roman" w:hAnsi="Times New Roman" w:cs="Times New Roman"/>
              </w:rPr>
            </w:rPrChange>
          </w:rPr>
          <w:t>Merkle data format</w:t>
        </w:r>
        <w:r w:rsidRPr="005516F3">
          <w:rPr>
            <w:rFonts w:asciiTheme="majorBidi" w:eastAsia="Times New Roman" w:hAnsiTheme="majorBidi" w:cstheme="majorBidi"/>
            <w:b/>
            <w:sz w:val="20"/>
            <w:szCs w:val="20"/>
            <w:rPrChange w:id="2309" w:author="Terry" w:date="2017-01-11T21:55:00Z">
              <w:rPr>
                <w:rFonts w:ascii="Times New Roman" w:eastAsia="Times New Roman" w:hAnsi="Times New Roman" w:cs="Times New Roman"/>
              </w:rPr>
            </w:rPrChange>
          </w:rPr>
          <w:t xml:space="preserve">: Every </w:t>
        </w:r>
        <w:r w:rsidRPr="005516F3">
          <w:rPr>
            <w:rFonts w:asciiTheme="majorBidi" w:hAnsiTheme="majorBidi" w:cstheme="majorBidi"/>
            <w:sz w:val="20"/>
            <w:szCs w:val="20"/>
            <w:rPrChange w:id="2310" w:author="Terry" w:date="2017-01-11T21:55:00Z">
              <w:rPr>
                <w:rFonts w:asciiTheme="minorHAnsi" w:eastAsiaTheme="minorHAnsi" w:hAnsiTheme="minorHAnsi" w:cstheme="minorBidi"/>
                <w:b w:val="0"/>
              </w:rPr>
            </w:rPrChange>
          </w:rPr>
          <w:fldChar w:fldCharType="begin"/>
        </w:r>
        <w:r w:rsidRPr="005516F3">
          <w:rPr>
            <w:rFonts w:asciiTheme="majorBidi" w:hAnsiTheme="majorBidi" w:cstheme="majorBidi"/>
            <w:sz w:val="20"/>
            <w:szCs w:val="20"/>
            <w:rPrChange w:id="2311" w:author="Terry" w:date="2017-01-11T21:55:00Z">
              <w:rPr/>
            </w:rPrChange>
          </w:rPr>
          <w:instrText xml:space="preserve"> HYPERLINK "https://en.wikipedia.org/wiki/Merkle_tree" \o "Merkle tree" </w:instrText>
        </w:r>
        <w:r w:rsidRPr="005516F3">
          <w:rPr>
            <w:rFonts w:asciiTheme="majorBidi" w:hAnsiTheme="majorBidi" w:cstheme="majorBidi"/>
            <w:sz w:val="20"/>
            <w:szCs w:val="20"/>
            <w:rPrChange w:id="2312" w:author="Terry" w:date="2017-01-11T21:55:00Z">
              <w:rPr>
                <w:rFonts w:ascii="Times New Roman" w:eastAsia="Times New Roman" w:hAnsi="Times New Roman" w:cs="Times New Roman"/>
                <w:b w:val="0"/>
                <w:u w:val="single"/>
              </w:rPr>
            </w:rPrChange>
          </w:rPr>
          <w:fldChar w:fldCharType="separate"/>
        </w:r>
        <w:r w:rsidRPr="005516F3">
          <w:rPr>
            <w:rFonts w:asciiTheme="majorBidi" w:eastAsia="Times New Roman" w:hAnsiTheme="majorBidi" w:cstheme="majorBidi"/>
            <w:b/>
            <w:sz w:val="20"/>
            <w:szCs w:val="20"/>
            <w:u w:val="single"/>
            <w:rPrChange w:id="2313" w:author="Terry" w:date="2017-01-11T21:55:00Z">
              <w:rPr>
                <w:rFonts w:ascii="Times New Roman" w:eastAsia="Times New Roman" w:hAnsi="Times New Roman" w:cs="Times New Roman"/>
                <w:u w:val="single"/>
              </w:rPr>
            </w:rPrChange>
          </w:rPr>
          <w:t>Merkle</w:t>
        </w:r>
        <w:r w:rsidRPr="005516F3">
          <w:rPr>
            <w:rFonts w:asciiTheme="majorBidi" w:eastAsia="Times New Roman" w:hAnsiTheme="majorBidi" w:cstheme="majorBidi"/>
            <w:b/>
            <w:sz w:val="20"/>
            <w:szCs w:val="20"/>
            <w:u w:val="single"/>
            <w:rPrChange w:id="2314" w:author="Terry" w:date="2017-01-11T21:55:00Z">
              <w:rPr>
                <w:rFonts w:ascii="Times New Roman" w:eastAsia="Times New Roman" w:hAnsi="Times New Roman" w:cs="Times New Roman"/>
                <w:b w:val="0"/>
                <w:u w:val="single"/>
              </w:rPr>
            </w:rPrChange>
          </w:rPr>
          <w:fldChar w:fldCharType="end"/>
        </w:r>
        <w:r w:rsidRPr="005516F3">
          <w:rPr>
            <w:rFonts w:asciiTheme="majorBidi" w:eastAsia="Times New Roman" w:hAnsiTheme="majorBidi" w:cstheme="majorBidi"/>
            <w:b/>
            <w:sz w:val="20"/>
            <w:szCs w:val="20"/>
            <w:rPrChange w:id="2315" w:author="Terry" w:date="2017-01-11T21:55:00Z">
              <w:rPr>
                <w:rFonts w:ascii="Times New Roman" w:eastAsia="Times New Roman" w:hAnsi="Times New Roman" w:cs="Times New Roman"/>
              </w:rPr>
            </w:rPrChange>
          </w:rPr>
          <w:t xml:space="preserve"> is a </w:t>
        </w:r>
        <w:r w:rsidRPr="005516F3">
          <w:rPr>
            <w:rFonts w:asciiTheme="majorBidi" w:hAnsiTheme="majorBidi" w:cstheme="majorBidi"/>
            <w:sz w:val="20"/>
            <w:szCs w:val="20"/>
            <w:rPrChange w:id="2316" w:author="Terry" w:date="2017-01-11T21:55:00Z">
              <w:rPr>
                <w:rFonts w:asciiTheme="minorHAnsi" w:eastAsiaTheme="minorHAnsi" w:hAnsiTheme="minorHAnsi" w:cstheme="minorBidi"/>
                <w:b w:val="0"/>
              </w:rPr>
            </w:rPrChange>
          </w:rPr>
          <w:fldChar w:fldCharType="begin"/>
        </w:r>
        <w:r w:rsidRPr="005516F3">
          <w:rPr>
            <w:rFonts w:asciiTheme="majorBidi" w:hAnsiTheme="majorBidi" w:cstheme="majorBidi"/>
            <w:sz w:val="20"/>
            <w:szCs w:val="20"/>
            <w:rPrChange w:id="2317" w:author="Terry" w:date="2017-01-11T21:55:00Z">
              <w:rPr/>
            </w:rPrChange>
          </w:rPr>
          <w:instrText xml:space="preserve"> HYPERLINK "https://en.wikipedia.org/wiki/Directed_acyclic_graph" \o "Directed acyclic graph" </w:instrText>
        </w:r>
        <w:r w:rsidRPr="005516F3">
          <w:rPr>
            <w:rFonts w:asciiTheme="majorBidi" w:hAnsiTheme="majorBidi" w:cstheme="majorBidi"/>
            <w:sz w:val="20"/>
            <w:szCs w:val="20"/>
            <w:rPrChange w:id="2318" w:author="Terry" w:date="2017-01-11T21:55:00Z">
              <w:rPr>
                <w:rFonts w:ascii="Times New Roman" w:eastAsia="Times New Roman" w:hAnsi="Times New Roman" w:cs="Times New Roman"/>
                <w:b w:val="0"/>
                <w:u w:val="single"/>
              </w:rPr>
            </w:rPrChange>
          </w:rPr>
          <w:fldChar w:fldCharType="separate"/>
        </w:r>
        <w:r w:rsidRPr="005516F3">
          <w:rPr>
            <w:rFonts w:asciiTheme="majorBidi" w:eastAsia="Times New Roman" w:hAnsiTheme="majorBidi" w:cstheme="majorBidi"/>
            <w:b/>
            <w:sz w:val="20"/>
            <w:szCs w:val="20"/>
            <w:u w:val="single"/>
            <w:rPrChange w:id="2319" w:author="Terry" w:date="2017-01-11T21:55:00Z">
              <w:rPr>
                <w:rFonts w:ascii="Times New Roman" w:eastAsia="Times New Roman" w:hAnsi="Times New Roman" w:cs="Times New Roman"/>
                <w:u w:val="single"/>
              </w:rPr>
            </w:rPrChange>
          </w:rPr>
          <w:t>directed acyclic graph (DAG)</w:t>
        </w:r>
        <w:r w:rsidRPr="005516F3">
          <w:rPr>
            <w:rFonts w:asciiTheme="majorBidi" w:eastAsia="Times New Roman" w:hAnsiTheme="majorBidi" w:cstheme="majorBidi"/>
            <w:b/>
            <w:sz w:val="20"/>
            <w:szCs w:val="20"/>
            <w:u w:val="single"/>
            <w:rPrChange w:id="2320" w:author="Terry" w:date="2017-01-11T21:55:00Z">
              <w:rPr>
                <w:rFonts w:ascii="Times New Roman" w:eastAsia="Times New Roman" w:hAnsi="Times New Roman" w:cs="Times New Roman"/>
                <w:b w:val="0"/>
                <w:u w:val="single"/>
              </w:rPr>
            </w:rPrChange>
          </w:rPr>
          <w:fldChar w:fldCharType="end"/>
        </w:r>
        <w:r w:rsidRPr="005516F3">
          <w:rPr>
            <w:rFonts w:asciiTheme="majorBidi" w:eastAsia="Times New Roman" w:hAnsiTheme="majorBidi" w:cstheme="majorBidi"/>
            <w:b/>
            <w:sz w:val="20"/>
            <w:szCs w:val="20"/>
            <w:rPrChange w:id="2321" w:author="Terry" w:date="2017-01-11T21:55:00Z">
              <w:rPr>
                <w:rFonts w:ascii="Times New Roman" w:eastAsia="Times New Roman" w:hAnsi="Times New Roman" w:cs="Times New Roman"/>
              </w:rPr>
            </w:rPrChange>
          </w:rPr>
          <w:t xml:space="preserve"> because each node is named by a hash algorithm (a </w:t>
        </w:r>
        <w:r w:rsidRPr="005516F3">
          <w:rPr>
            <w:rFonts w:asciiTheme="majorBidi" w:hAnsiTheme="majorBidi" w:cstheme="majorBidi"/>
            <w:sz w:val="20"/>
            <w:szCs w:val="20"/>
            <w:rPrChange w:id="2322" w:author="Terry" w:date="2017-01-11T21:55:00Z">
              <w:rPr>
                <w:rFonts w:asciiTheme="minorHAnsi" w:eastAsiaTheme="minorHAnsi" w:hAnsiTheme="minorHAnsi" w:cstheme="minorBidi"/>
                <w:b w:val="0"/>
              </w:rPr>
            </w:rPrChange>
          </w:rPr>
          <w:fldChar w:fldCharType="begin"/>
        </w:r>
        <w:r w:rsidRPr="005516F3">
          <w:rPr>
            <w:rFonts w:asciiTheme="majorBidi" w:hAnsiTheme="majorBidi" w:cstheme="majorBidi"/>
            <w:sz w:val="20"/>
            <w:szCs w:val="20"/>
            <w:rPrChange w:id="2323" w:author="Terry" w:date="2017-01-11T21:55:00Z">
              <w:rPr/>
            </w:rPrChange>
          </w:rPr>
          <w:instrText xml:space="preserve"> HYPERLINK "https://en.wikipedia.org/wiki/One-way_function" \o "One-way function" </w:instrText>
        </w:r>
        <w:r w:rsidRPr="005516F3">
          <w:rPr>
            <w:rFonts w:asciiTheme="majorBidi" w:hAnsiTheme="majorBidi" w:cstheme="majorBidi"/>
            <w:sz w:val="20"/>
            <w:szCs w:val="20"/>
            <w:rPrChange w:id="2324" w:author="Terry" w:date="2017-01-11T21:55:00Z">
              <w:rPr>
                <w:rFonts w:ascii="Times New Roman" w:eastAsia="Times New Roman" w:hAnsi="Times New Roman" w:cs="Times New Roman"/>
                <w:b w:val="0"/>
                <w:u w:val="single"/>
              </w:rPr>
            </w:rPrChange>
          </w:rPr>
          <w:fldChar w:fldCharType="separate"/>
        </w:r>
        <w:r w:rsidRPr="005516F3">
          <w:rPr>
            <w:rFonts w:asciiTheme="majorBidi" w:eastAsia="Times New Roman" w:hAnsiTheme="majorBidi" w:cstheme="majorBidi"/>
            <w:b/>
            <w:sz w:val="20"/>
            <w:szCs w:val="20"/>
            <w:u w:val="single"/>
            <w:rPrChange w:id="2325" w:author="Terry" w:date="2017-01-11T21:55:00Z">
              <w:rPr>
                <w:rFonts w:ascii="Times New Roman" w:eastAsia="Times New Roman" w:hAnsi="Times New Roman" w:cs="Times New Roman"/>
                <w:u w:val="single"/>
              </w:rPr>
            </w:rPrChange>
          </w:rPr>
          <w:t>one-way function</w:t>
        </w:r>
        <w:r w:rsidRPr="005516F3">
          <w:rPr>
            <w:rFonts w:asciiTheme="majorBidi" w:eastAsia="Times New Roman" w:hAnsiTheme="majorBidi" w:cstheme="majorBidi"/>
            <w:b/>
            <w:sz w:val="20"/>
            <w:szCs w:val="20"/>
            <w:u w:val="single"/>
            <w:rPrChange w:id="2326" w:author="Terry" w:date="2017-01-11T21:55:00Z">
              <w:rPr>
                <w:rFonts w:ascii="Times New Roman" w:eastAsia="Times New Roman" w:hAnsi="Times New Roman" w:cs="Times New Roman"/>
                <w:b w:val="0"/>
                <w:u w:val="single"/>
              </w:rPr>
            </w:rPrChange>
          </w:rPr>
          <w:fldChar w:fldCharType="end"/>
        </w:r>
        <w:r w:rsidRPr="005516F3">
          <w:rPr>
            <w:rFonts w:asciiTheme="majorBidi" w:eastAsia="Times New Roman" w:hAnsiTheme="majorBidi" w:cstheme="majorBidi"/>
            <w:b/>
            <w:sz w:val="20"/>
            <w:szCs w:val="20"/>
            <w:rPrChange w:id="2327" w:author="Terry" w:date="2017-01-11T21:55:00Z">
              <w:rPr>
                <w:rFonts w:ascii="Times New Roman" w:eastAsia="Times New Roman" w:hAnsi="Times New Roman" w:cs="Times New Roman"/>
              </w:rPr>
            </w:rPrChange>
          </w:rPr>
          <w:t>) which prevents cycles.</w:t>
        </w:r>
      </w:moveTo>
    </w:p>
    <w:p w14:paraId="678DF7AD" w14:textId="77777777" w:rsidR="0075132D" w:rsidRPr="005516F3" w:rsidRDefault="0075132D">
      <w:pPr>
        <w:rPr>
          <w:moveTo w:id="2328" w:author="Johannes Breytenbach" w:date="2017-01-05T08:45:00Z"/>
          <w:rFonts w:asciiTheme="majorBidi" w:eastAsia="Times New Roman" w:hAnsiTheme="majorBidi" w:cstheme="majorBidi"/>
          <w:sz w:val="20"/>
          <w:szCs w:val="20"/>
          <w:rPrChange w:id="2329" w:author="Terry" w:date="2017-01-11T21:55:00Z">
            <w:rPr>
              <w:moveTo w:id="2330" w:author="Johannes Breytenbach" w:date="2017-01-05T08:45:00Z"/>
              <w:rFonts w:ascii="Times New Roman" w:eastAsia="Times New Roman" w:hAnsi="Times New Roman" w:cs="Times New Roman"/>
            </w:rPr>
          </w:rPrChange>
        </w:rPr>
        <w:pPrChange w:id="2331" w:author="Johannes Breytenbach" w:date="2017-01-07T12:16:00Z">
          <w:pPr>
            <w:spacing w:before="100" w:beforeAutospacing="1" w:after="100" w:afterAutospacing="1" w:line="240" w:lineRule="auto"/>
            <w:jc w:val="both"/>
          </w:pPr>
        </w:pPrChange>
      </w:pPr>
      <w:moveTo w:id="2332" w:author="Johannes Breytenbach" w:date="2017-01-05T08:45:00Z">
        <w:r w:rsidRPr="005516F3">
          <w:rPr>
            <w:rFonts w:asciiTheme="majorBidi" w:eastAsia="Times New Roman" w:hAnsiTheme="majorBidi" w:cstheme="majorBidi"/>
            <w:sz w:val="20"/>
            <w:szCs w:val="20"/>
            <w:rPrChange w:id="2333" w:author="Terry" w:date="2017-01-11T21:55:00Z">
              <w:rPr>
                <w:rFonts w:ascii="Times New Roman" w:eastAsia="Times New Roman" w:hAnsi="Times New Roman" w:cs="Times New Roman"/>
              </w:rPr>
            </w:rPrChange>
          </w:rPr>
          <w:t>Each branch of Merkle is the hash of its local contents, naming children by their hash instead of their full contents.</w:t>
        </w:r>
      </w:moveTo>
    </w:p>
    <w:p w14:paraId="4C63A906" w14:textId="77777777" w:rsidR="0075132D" w:rsidRPr="005516F3" w:rsidRDefault="0075132D">
      <w:pPr>
        <w:rPr>
          <w:moveTo w:id="2334" w:author="Johannes Breytenbach" w:date="2017-01-05T08:45:00Z"/>
          <w:rFonts w:asciiTheme="majorBidi" w:eastAsia="Times New Roman" w:hAnsiTheme="majorBidi" w:cstheme="majorBidi"/>
          <w:sz w:val="20"/>
          <w:szCs w:val="20"/>
          <w:rPrChange w:id="2335" w:author="Terry" w:date="2017-01-11T21:55:00Z">
            <w:rPr>
              <w:moveTo w:id="2336" w:author="Johannes Breytenbach" w:date="2017-01-05T08:45:00Z"/>
              <w:rFonts w:ascii="Times New Roman" w:eastAsia="Times New Roman" w:hAnsi="Times New Roman" w:cs="Times New Roman"/>
            </w:rPr>
          </w:rPrChange>
        </w:rPr>
        <w:pPrChange w:id="2337" w:author="Johannes Breytenbach" w:date="2017-01-07T12:16:00Z">
          <w:pPr>
            <w:spacing w:before="100" w:beforeAutospacing="1" w:after="100" w:afterAutospacing="1" w:line="240" w:lineRule="auto"/>
            <w:jc w:val="both"/>
          </w:pPr>
        </w:pPrChange>
      </w:pPr>
      <w:moveTo w:id="2338" w:author="Johannes Breytenbach" w:date="2017-01-05T08:45:00Z">
        <w:r w:rsidRPr="005516F3">
          <w:rPr>
            <w:rFonts w:asciiTheme="majorBidi" w:eastAsia="Times New Roman" w:hAnsiTheme="majorBidi" w:cstheme="majorBidi"/>
            <w:sz w:val="20"/>
            <w:szCs w:val="20"/>
            <w:rPrChange w:id="2339" w:author="Terry" w:date="2017-01-11T21:55:00Z">
              <w:rPr>
                <w:rFonts w:ascii="Times New Roman" w:eastAsia="Times New Roman" w:hAnsi="Times New Roman" w:cs="Times New Roman"/>
              </w:rPr>
            </w:rPrChange>
          </w:rPr>
          <w:t>In general for any Merkle, to create a new branch or verify an existing branch, a hash algorithm is used on some combination of the local contents, such as a list of child hashes and other bytes. A few different hash algorithms are available in IPFS.</w:t>
        </w:r>
      </w:moveTo>
    </w:p>
    <w:p w14:paraId="26582AB7" w14:textId="77777777" w:rsidR="0075132D" w:rsidRPr="005516F3" w:rsidRDefault="0075132D">
      <w:pPr>
        <w:rPr>
          <w:moveTo w:id="2340" w:author="Johannes Breytenbach" w:date="2017-01-05T08:45:00Z"/>
          <w:rFonts w:asciiTheme="majorBidi" w:eastAsia="Times New Roman" w:hAnsiTheme="majorBidi" w:cstheme="majorBidi"/>
          <w:sz w:val="20"/>
          <w:szCs w:val="20"/>
          <w:rPrChange w:id="2341" w:author="Terry" w:date="2017-01-11T21:55:00Z">
            <w:rPr>
              <w:moveTo w:id="2342" w:author="Johannes Breytenbach" w:date="2017-01-05T08:45:00Z"/>
              <w:rFonts w:ascii="Times New Roman" w:eastAsia="Times New Roman" w:hAnsi="Times New Roman" w:cs="Times New Roman"/>
            </w:rPr>
          </w:rPrChange>
        </w:rPr>
        <w:pPrChange w:id="2343" w:author="Johannes Breytenbach" w:date="2017-01-07T12:16:00Z">
          <w:pPr>
            <w:spacing w:before="100" w:beforeAutospacing="1" w:after="100" w:afterAutospacing="1" w:line="240" w:lineRule="auto"/>
            <w:jc w:val="both"/>
          </w:pPr>
        </w:pPrChange>
      </w:pPr>
      <w:moveTo w:id="2344" w:author="Johannes Breytenbach" w:date="2017-01-05T08:45:00Z">
        <w:r w:rsidRPr="005516F3">
          <w:rPr>
            <w:rFonts w:asciiTheme="majorBidi" w:eastAsia="Times New Roman" w:hAnsiTheme="majorBidi" w:cstheme="majorBidi"/>
            <w:sz w:val="20"/>
            <w:szCs w:val="20"/>
            <w:rPrChange w:id="2345" w:author="Terry" w:date="2017-01-11T21:55:00Z">
              <w:rPr>
                <w:rFonts w:ascii="Times New Roman" w:eastAsia="Times New Roman" w:hAnsi="Times New Roman" w:cs="Times New Roman"/>
              </w:rPr>
            </w:rPrChange>
          </w:rPr>
          <w:t xml:space="preserve">The data input to any of those hash algorithms is described somewhere around </w:t>
        </w:r>
        <w:r w:rsidRPr="005516F3">
          <w:rPr>
            <w:rFonts w:asciiTheme="majorBidi" w:hAnsiTheme="majorBidi" w:cstheme="majorBidi"/>
            <w:sz w:val="20"/>
            <w:szCs w:val="20"/>
            <w:rPrChange w:id="2346" w:author="Terry" w:date="2017-01-11T21:55:00Z">
              <w:rPr/>
            </w:rPrChange>
          </w:rPr>
          <w:fldChar w:fldCharType="begin"/>
        </w:r>
        <w:r w:rsidRPr="005516F3">
          <w:rPr>
            <w:rFonts w:asciiTheme="majorBidi" w:hAnsiTheme="majorBidi" w:cstheme="majorBidi"/>
            <w:sz w:val="20"/>
            <w:szCs w:val="20"/>
            <w:rPrChange w:id="2347" w:author="Terry" w:date="2017-01-11T21:55:00Z">
              <w:rPr/>
            </w:rPrChange>
          </w:rPr>
          <w:instrText xml:space="preserve"> HYPERLINK "https://github.com/ipfs/go-ipfs/tree/master/merkledag" </w:instrText>
        </w:r>
        <w:r w:rsidRPr="005516F3">
          <w:rPr>
            <w:rFonts w:asciiTheme="majorBidi" w:hAnsiTheme="majorBidi" w:cstheme="majorBidi"/>
            <w:sz w:val="20"/>
            <w:szCs w:val="20"/>
            <w:rPrChange w:id="2348" w:author="Terry" w:date="2017-01-11T21:55:00Z">
              <w:rPr>
                <w:rFonts w:ascii="Times New Roman" w:eastAsia="Times New Roman" w:hAnsi="Times New Roman" w:cs="Times New Roman"/>
                <w:color w:val="0000FF"/>
                <w:u w:val="single"/>
              </w:rPr>
            </w:rPrChange>
          </w:rPr>
          <w:fldChar w:fldCharType="separate"/>
        </w:r>
        <w:r w:rsidRPr="005516F3">
          <w:rPr>
            <w:rFonts w:asciiTheme="majorBidi" w:eastAsia="Times New Roman" w:hAnsiTheme="majorBidi" w:cstheme="majorBidi"/>
            <w:color w:val="0000FF"/>
            <w:sz w:val="20"/>
            <w:szCs w:val="20"/>
            <w:u w:val="single"/>
            <w:rPrChange w:id="2349" w:author="Terry" w:date="2017-01-11T21:55:00Z">
              <w:rPr>
                <w:rFonts w:ascii="Times New Roman" w:eastAsia="Times New Roman" w:hAnsi="Times New Roman" w:cs="Times New Roman"/>
                <w:color w:val="0000FF"/>
                <w:u w:val="single"/>
              </w:rPr>
            </w:rPrChange>
          </w:rPr>
          <w:t>https://github.com/ipfs/go-ipfs/tree/master/merkledag</w:t>
        </w:r>
        <w:r w:rsidRPr="005516F3">
          <w:rPr>
            <w:rFonts w:asciiTheme="majorBidi" w:eastAsia="Times New Roman" w:hAnsiTheme="majorBidi" w:cstheme="majorBidi"/>
            <w:color w:val="0000FF"/>
            <w:sz w:val="20"/>
            <w:szCs w:val="20"/>
            <w:u w:val="single"/>
            <w:rPrChange w:id="2350" w:author="Terry" w:date="2017-01-11T21:55:00Z">
              <w:rPr>
                <w:rFonts w:ascii="Times New Roman" w:eastAsia="Times New Roman" w:hAnsi="Times New Roman" w:cs="Times New Roman"/>
                <w:color w:val="0000FF"/>
                <w:u w:val="single"/>
              </w:rPr>
            </w:rPrChange>
          </w:rPr>
          <w:fldChar w:fldCharType="end"/>
        </w:r>
        <w:r w:rsidRPr="005516F3">
          <w:rPr>
            <w:rFonts w:asciiTheme="majorBidi" w:eastAsia="Times New Roman" w:hAnsiTheme="majorBidi" w:cstheme="majorBidi"/>
            <w:sz w:val="20"/>
            <w:szCs w:val="20"/>
            <w:rPrChange w:id="2351" w:author="Terry" w:date="2017-01-11T21:55:00Z">
              <w:rPr>
                <w:rFonts w:ascii="Times New Roman" w:eastAsia="Times New Roman" w:hAnsi="Times New Roman" w:cs="Times New Roman"/>
              </w:rPr>
            </w:rPrChange>
          </w:rPr>
          <w:t>.</w:t>
        </w:r>
      </w:moveTo>
    </w:p>
    <w:moveToRangeEnd w:id="2175"/>
    <w:p w14:paraId="1F6B78A9" w14:textId="77777777" w:rsidR="0075132D" w:rsidRPr="009C0CC1" w:rsidRDefault="0075132D" w:rsidP="00C50ABD">
      <w:pPr>
        <w:pStyle w:val="PlainText"/>
        <w:jc w:val="both"/>
        <w:rPr>
          <w:rFonts w:ascii="Times New Roman" w:hAnsi="Times New Roman" w:cs="Times New Roman"/>
          <w:sz w:val="20"/>
          <w:szCs w:val="20"/>
        </w:rPr>
      </w:pPr>
    </w:p>
    <w:sectPr w:rsidR="0075132D" w:rsidRPr="009C0CC1" w:rsidSect="00957A1D">
      <w:footerReference w:type="default" r:id="rId26"/>
      <w:pgSz w:w="12240" w:h="15840" w:code="1"/>
      <w:pgMar w:top="1152" w:right="1440" w:bottom="864" w:left="1440" w:header="720" w:footer="28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5" w:author="Terry" w:date="2017-01-11T21:36:00Z" w:initials="T">
    <w:p w14:paraId="10A21B98" w14:textId="77777777" w:rsidR="00A81EFC" w:rsidRDefault="00A81EFC">
      <w:pPr>
        <w:pStyle w:val="CommentText"/>
      </w:pPr>
      <w:r>
        <w:rPr>
          <w:rStyle w:val="CommentReference"/>
        </w:rPr>
        <w:annotationRef/>
      </w:r>
    </w:p>
  </w:comment>
  <w:comment w:id="1289" w:author="Terry" w:date="2017-01-11T21:41:00Z" w:initials="T">
    <w:p w14:paraId="360959A8" w14:textId="77777777" w:rsidR="00A81EFC" w:rsidRDefault="00A81EFC">
      <w:pPr>
        <w:pStyle w:val="CommentText"/>
      </w:pPr>
      <w:r>
        <w:rPr>
          <w:rStyle w:val="CommentReference"/>
        </w:rPr>
        <w:annotationRef/>
      </w:r>
      <w:r>
        <w:t>Is token the correct word here?</w:t>
      </w:r>
    </w:p>
  </w:comment>
  <w:comment w:id="1926" w:author="Terry" w:date="2017-01-11T21:42:00Z" w:initials="T">
    <w:p w14:paraId="1FC147CB" w14:textId="77777777" w:rsidR="00A81EFC" w:rsidRDefault="00A81EFC">
      <w:pPr>
        <w:pStyle w:val="CommentText"/>
      </w:pPr>
      <w:r>
        <w:rPr>
          <w:rStyle w:val="CommentReference"/>
        </w:rPr>
        <w:annotationRef/>
      </w:r>
      <w:r>
        <w:t>Need a description of this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A21B98" w15:done="0"/>
  <w15:commentEx w15:paraId="360959A8" w15:done="0"/>
  <w15:commentEx w15:paraId="1FC147C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614D1" w14:textId="77777777" w:rsidR="002F06CE" w:rsidRDefault="002F06CE" w:rsidP="008D1250">
      <w:pPr>
        <w:spacing w:after="0" w:line="240" w:lineRule="auto"/>
      </w:pPr>
      <w:r>
        <w:separator/>
      </w:r>
    </w:p>
  </w:endnote>
  <w:endnote w:type="continuationSeparator" w:id="0">
    <w:p w14:paraId="245E1713" w14:textId="77777777" w:rsidR="002F06CE" w:rsidRDefault="002F06CE" w:rsidP="008D1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81EFC" w14:paraId="6B1E44B0" w14:textId="77777777">
      <w:tc>
        <w:tcPr>
          <w:tcW w:w="918" w:type="dxa"/>
        </w:tcPr>
        <w:p w14:paraId="58CD78CE" w14:textId="512E36DA" w:rsidR="00A81EFC" w:rsidRDefault="00A81EFC">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270BF7" w:rsidRPr="00270BF7">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DA0565E" w14:textId="77777777" w:rsidR="00A81EFC" w:rsidRDefault="00A81EFC">
          <w:pPr>
            <w:pStyle w:val="Footer"/>
          </w:pPr>
          <w:r>
            <w:rPr>
              <w:noProof/>
            </w:rPr>
            <w:drawing>
              <wp:inline distT="0" distB="0" distL="0" distR="0" wp14:anchorId="753E0F05" wp14:editId="68D32D3F">
                <wp:extent cx="1155700" cy="3896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onDataLogo-Clear-OZco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7236" cy="393569"/>
                        </a:xfrm>
                        <a:prstGeom prst="rect">
                          <a:avLst/>
                        </a:prstGeom>
                      </pic:spPr>
                    </pic:pic>
                  </a:graphicData>
                </a:graphic>
              </wp:inline>
            </w:drawing>
          </w:r>
          <w:r>
            <w:t xml:space="preserve">                     CONFIDENTIAL</w:t>
          </w:r>
        </w:p>
      </w:tc>
    </w:tr>
  </w:tbl>
  <w:p w14:paraId="033E0D66" w14:textId="77777777" w:rsidR="00A81EFC" w:rsidRDefault="00A81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3B95C" w14:textId="77777777" w:rsidR="002F06CE" w:rsidRDefault="002F06CE" w:rsidP="008D1250">
      <w:pPr>
        <w:spacing w:after="0" w:line="240" w:lineRule="auto"/>
      </w:pPr>
      <w:r>
        <w:separator/>
      </w:r>
    </w:p>
  </w:footnote>
  <w:footnote w:type="continuationSeparator" w:id="0">
    <w:p w14:paraId="6FC7E65A" w14:textId="77777777" w:rsidR="002F06CE" w:rsidRDefault="002F06CE" w:rsidP="008D1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1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F3772"/>
    <w:multiLevelType w:val="hybridMultilevel"/>
    <w:tmpl w:val="91A02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65EB4"/>
    <w:multiLevelType w:val="hybridMultilevel"/>
    <w:tmpl w:val="E324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6401A"/>
    <w:multiLevelType w:val="hybridMultilevel"/>
    <w:tmpl w:val="3034B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9122A"/>
    <w:multiLevelType w:val="hybridMultilevel"/>
    <w:tmpl w:val="05700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61F1E"/>
    <w:multiLevelType w:val="hybridMultilevel"/>
    <w:tmpl w:val="CABA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5069F"/>
    <w:multiLevelType w:val="hybridMultilevel"/>
    <w:tmpl w:val="31ECB4D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32FF17AE"/>
    <w:multiLevelType w:val="hybridMultilevel"/>
    <w:tmpl w:val="1340D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E557B"/>
    <w:multiLevelType w:val="hybridMultilevel"/>
    <w:tmpl w:val="31ECB4D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9" w15:restartNumberingAfterBreak="0">
    <w:nsid w:val="4B181A6C"/>
    <w:multiLevelType w:val="hybridMultilevel"/>
    <w:tmpl w:val="822EAE22"/>
    <w:lvl w:ilvl="0" w:tplc="55F02E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5A72CD"/>
    <w:multiLevelType w:val="hybridMultilevel"/>
    <w:tmpl w:val="08A86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103CC"/>
    <w:multiLevelType w:val="hybridMultilevel"/>
    <w:tmpl w:val="5E988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787F05"/>
    <w:multiLevelType w:val="hybridMultilevel"/>
    <w:tmpl w:val="82162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C316A7"/>
    <w:multiLevelType w:val="hybridMultilevel"/>
    <w:tmpl w:val="BBA2B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D02D7"/>
    <w:multiLevelType w:val="hybridMultilevel"/>
    <w:tmpl w:val="2646C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320CA"/>
    <w:multiLevelType w:val="hybridMultilevel"/>
    <w:tmpl w:val="3C84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
  </w:num>
  <w:num w:numId="4">
    <w:abstractNumId w:val="3"/>
  </w:num>
  <w:num w:numId="5">
    <w:abstractNumId w:val="11"/>
  </w:num>
  <w:num w:numId="6">
    <w:abstractNumId w:val="5"/>
  </w:num>
  <w:num w:numId="7">
    <w:abstractNumId w:val="2"/>
  </w:num>
  <w:num w:numId="8">
    <w:abstractNumId w:val="8"/>
  </w:num>
  <w:num w:numId="9">
    <w:abstractNumId w:val="15"/>
  </w:num>
  <w:num w:numId="10">
    <w:abstractNumId w:val="6"/>
  </w:num>
  <w:num w:numId="11">
    <w:abstractNumId w:val="0"/>
  </w:num>
  <w:num w:numId="12">
    <w:abstractNumId w:val="12"/>
  </w:num>
  <w:num w:numId="13">
    <w:abstractNumId w:val="10"/>
  </w:num>
  <w:num w:numId="14">
    <w:abstractNumId w:val="14"/>
  </w:num>
  <w:num w:numId="15">
    <w:abstractNumId w:val="4"/>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nes Breytenbach">
    <w15:presenceInfo w15:providerId="Windows Live" w15:userId="2ae2ddb7e70917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71B"/>
    <w:rsid w:val="0002015A"/>
    <w:rsid w:val="0002066C"/>
    <w:rsid w:val="000301E4"/>
    <w:rsid w:val="00030756"/>
    <w:rsid w:val="000352EF"/>
    <w:rsid w:val="00042890"/>
    <w:rsid w:val="000574F6"/>
    <w:rsid w:val="00061B32"/>
    <w:rsid w:val="00062A5F"/>
    <w:rsid w:val="00063F9F"/>
    <w:rsid w:val="00065127"/>
    <w:rsid w:val="0007411D"/>
    <w:rsid w:val="00075356"/>
    <w:rsid w:val="00081147"/>
    <w:rsid w:val="00081AE2"/>
    <w:rsid w:val="000864FB"/>
    <w:rsid w:val="000903F9"/>
    <w:rsid w:val="000A278A"/>
    <w:rsid w:val="000A34A2"/>
    <w:rsid w:val="000A34DA"/>
    <w:rsid w:val="000B17FC"/>
    <w:rsid w:val="000B247F"/>
    <w:rsid w:val="000B4CF5"/>
    <w:rsid w:val="000B5D76"/>
    <w:rsid w:val="000D5E1E"/>
    <w:rsid w:val="000E4D29"/>
    <w:rsid w:val="000F68F5"/>
    <w:rsid w:val="00101026"/>
    <w:rsid w:val="00102378"/>
    <w:rsid w:val="001037D9"/>
    <w:rsid w:val="00113CC5"/>
    <w:rsid w:val="00123A0D"/>
    <w:rsid w:val="00124A98"/>
    <w:rsid w:val="00125B77"/>
    <w:rsid w:val="00126CF1"/>
    <w:rsid w:val="0012734E"/>
    <w:rsid w:val="00147F38"/>
    <w:rsid w:val="001502C2"/>
    <w:rsid w:val="00150BED"/>
    <w:rsid w:val="00160E1B"/>
    <w:rsid w:val="00162AC4"/>
    <w:rsid w:val="00163345"/>
    <w:rsid w:val="0016594D"/>
    <w:rsid w:val="00180F91"/>
    <w:rsid w:val="00181733"/>
    <w:rsid w:val="00184066"/>
    <w:rsid w:val="001A3CF7"/>
    <w:rsid w:val="001A3F8D"/>
    <w:rsid w:val="001A6249"/>
    <w:rsid w:val="001C5343"/>
    <w:rsid w:val="001C698B"/>
    <w:rsid w:val="001C6D51"/>
    <w:rsid w:val="001D3FC4"/>
    <w:rsid w:val="001E6A15"/>
    <w:rsid w:val="00203C63"/>
    <w:rsid w:val="00215DB4"/>
    <w:rsid w:val="002278FC"/>
    <w:rsid w:val="00230153"/>
    <w:rsid w:val="002311CE"/>
    <w:rsid w:val="0023238F"/>
    <w:rsid w:val="002339E6"/>
    <w:rsid w:val="002359BF"/>
    <w:rsid w:val="002426FA"/>
    <w:rsid w:val="00244A38"/>
    <w:rsid w:val="00247CA6"/>
    <w:rsid w:val="00253770"/>
    <w:rsid w:val="00263B10"/>
    <w:rsid w:val="00270BF7"/>
    <w:rsid w:val="00272C79"/>
    <w:rsid w:val="00272CCC"/>
    <w:rsid w:val="002822E2"/>
    <w:rsid w:val="00285846"/>
    <w:rsid w:val="00285B44"/>
    <w:rsid w:val="0029774E"/>
    <w:rsid w:val="002A2EB2"/>
    <w:rsid w:val="002B1CD7"/>
    <w:rsid w:val="002B38FB"/>
    <w:rsid w:val="002B4848"/>
    <w:rsid w:val="002C03A2"/>
    <w:rsid w:val="002C04B7"/>
    <w:rsid w:val="002C7DD1"/>
    <w:rsid w:val="002F06CE"/>
    <w:rsid w:val="002F5361"/>
    <w:rsid w:val="002F6921"/>
    <w:rsid w:val="002F6A6E"/>
    <w:rsid w:val="003007E0"/>
    <w:rsid w:val="00316AE1"/>
    <w:rsid w:val="00320E95"/>
    <w:rsid w:val="00323CDE"/>
    <w:rsid w:val="00327093"/>
    <w:rsid w:val="00333A9E"/>
    <w:rsid w:val="00365984"/>
    <w:rsid w:val="00372559"/>
    <w:rsid w:val="0037371B"/>
    <w:rsid w:val="00375DFE"/>
    <w:rsid w:val="003802E9"/>
    <w:rsid w:val="003850AE"/>
    <w:rsid w:val="003A5E38"/>
    <w:rsid w:val="003A69C8"/>
    <w:rsid w:val="003B527B"/>
    <w:rsid w:val="003C327F"/>
    <w:rsid w:val="003C3B76"/>
    <w:rsid w:val="003C3C91"/>
    <w:rsid w:val="003D404D"/>
    <w:rsid w:val="003E176C"/>
    <w:rsid w:val="003F276A"/>
    <w:rsid w:val="003F67E9"/>
    <w:rsid w:val="00403CA2"/>
    <w:rsid w:val="00406963"/>
    <w:rsid w:val="00411561"/>
    <w:rsid w:val="00413FDE"/>
    <w:rsid w:val="004146A0"/>
    <w:rsid w:val="004157DC"/>
    <w:rsid w:val="004176D4"/>
    <w:rsid w:val="00420559"/>
    <w:rsid w:val="00427E78"/>
    <w:rsid w:val="00437EA6"/>
    <w:rsid w:val="00440B73"/>
    <w:rsid w:val="0044366C"/>
    <w:rsid w:val="004445CD"/>
    <w:rsid w:val="0045262F"/>
    <w:rsid w:val="004542DB"/>
    <w:rsid w:val="004563AE"/>
    <w:rsid w:val="00460CA2"/>
    <w:rsid w:val="00461134"/>
    <w:rsid w:val="00464443"/>
    <w:rsid w:val="00467BFE"/>
    <w:rsid w:val="00472565"/>
    <w:rsid w:val="00472608"/>
    <w:rsid w:val="004741FF"/>
    <w:rsid w:val="00487AF1"/>
    <w:rsid w:val="00491764"/>
    <w:rsid w:val="00491910"/>
    <w:rsid w:val="004923C8"/>
    <w:rsid w:val="00493AD6"/>
    <w:rsid w:val="004A0FFA"/>
    <w:rsid w:val="004A15BE"/>
    <w:rsid w:val="004A31E9"/>
    <w:rsid w:val="004A5D7D"/>
    <w:rsid w:val="004A6A49"/>
    <w:rsid w:val="004B1166"/>
    <w:rsid w:val="004B7B86"/>
    <w:rsid w:val="004C0052"/>
    <w:rsid w:val="004D0CD6"/>
    <w:rsid w:val="004D1D80"/>
    <w:rsid w:val="004E16FA"/>
    <w:rsid w:val="004E506B"/>
    <w:rsid w:val="004E6ACF"/>
    <w:rsid w:val="004F3B1D"/>
    <w:rsid w:val="004F42C8"/>
    <w:rsid w:val="00504726"/>
    <w:rsid w:val="005123B6"/>
    <w:rsid w:val="0052449F"/>
    <w:rsid w:val="0054420E"/>
    <w:rsid w:val="005516F3"/>
    <w:rsid w:val="005520C4"/>
    <w:rsid w:val="00552155"/>
    <w:rsid w:val="00560D67"/>
    <w:rsid w:val="00566F78"/>
    <w:rsid w:val="0057154A"/>
    <w:rsid w:val="00574736"/>
    <w:rsid w:val="0058237B"/>
    <w:rsid w:val="0059036B"/>
    <w:rsid w:val="005945D0"/>
    <w:rsid w:val="00597468"/>
    <w:rsid w:val="005A2A9A"/>
    <w:rsid w:val="005A3A5C"/>
    <w:rsid w:val="005A402D"/>
    <w:rsid w:val="005B37D8"/>
    <w:rsid w:val="005C0A35"/>
    <w:rsid w:val="005C2358"/>
    <w:rsid w:val="005C5CA6"/>
    <w:rsid w:val="005D4467"/>
    <w:rsid w:val="005E0E22"/>
    <w:rsid w:val="005F571E"/>
    <w:rsid w:val="005F7FC4"/>
    <w:rsid w:val="00605DB7"/>
    <w:rsid w:val="006265A3"/>
    <w:rsid w:val="0063615C"/>
    <w:rsid w:val="00642CF2"/>
    <w:rsid w:val="00670AEA"/>
    <w:rsid w:val="00676152"/>
    <w:rsid w:val="00686845"/>
    <w:rsid w:val="00687081"/>
    <w:rsid w:val="00687F2E"/>
    <w:rsid w:val="006948D4"/>
    <w:rsid w:val="006974C7"/>
    <w:rsid w:val="006A2B2F"/>
    <w:rsid w:val="006B083F"/>
    <w:rsid w:val="006C1D97"/>
    <w:rsid w:val="006C7095"/>
    <w:rsid w:val="006D7191"/>
    <w:rsid w:val="006E3FC6"/>
    <w:rsid w:val="006F45CD"/>
    <w:rsid w:val="00702867"/>
    <w:rsid w:val="00704F5F"/>
    <w:rsid w:val="00712F23"/>
    <w:rsid w:val="007205A4"/>
    <w:rsid w:val="0072181A"/>
    <w:rsid w:val="00750018"/>
    <w:rsid w:val="0075132D"/>
    <w:rsid w:val="00755E2A"/>
    <w:rsid w:val="00762B05"/>
    <w:rsid w:val="00762C80"/>
    <w:rsid w:val="0076314D"/>
    <w:rsid w:val="007634AA"/>
    <w:rsid w:val="007731AB"/>
    <w:rsid w:val="00774DCE"/>
    <w:rsid w:val="0078485E"/>
    <w:rsid w:val="007934E9"/>
    <w:rsid w:val="00796279"/>
    <w:rsid w:val="007A09C5"/>
    <w:rsid w:val="007B20CE"/>
    <w:rsid w:val="007B5296"/>
    <w:rsid w:val="007B6433"/>
    <w:rsid w:val="007C636D"/>
    <w:rsid w:val="007E32E1"/>
    <w:rsid w:val="007E3AA9"/>
    <w:rsid w:val="007E4275"/>
    <w:rsid w:val="007F0317"/>
    <w:rsid w:val="007F44BA"/>
    <w:rsid w:val="00800C1C"/>
    <w:rsid w:val="00814443"/>
    <w:rsid w:val="00814A18"/>
    <w:rsid w:val="00817C66"/>
    <w:rsid w:val="008435CA"/>
    <w:rsid w:val="008471CD"/>
    <w:rsid w:val="008524AD"/>
    <w:rsid w:val="008607E1"/>
    <w:rsid w:val="0086655E"/>
    <w:rsid w:val="00872B0F"/>
    <w:rsid w:val="008734C9"/>
    <w:rsid w:val="0087535A"/>
    <w:rsid w:val="008820C7"/>
    <w:rsid w:val="008838D0"/>
    <w:rsid w:val="00884601"/>
    <w:rsid w:val="00886A27"/>
    <w:rsid w:val="008A09B5"/>
    <w:rsid w:val="008A1540"/>
    <w:rsid w:val="008B5A30"/>
    <w:rsid w:val="008B61E4"/>
    <w:rsid w:val="008D1250"/>
    <w:rsid w:val="008E0F14"/>
    <w:rsid w:val="008E7C1B"/>
    <w:rsid w:val="008F6058"/>
    <w:rsid w:val="00900194"/>
    <w:rsid w:val="0090042E"/>
    <w:rsid w:val="009021C4"/>
    <w:rsid w:val="00913CBD"/>
    <w:rsid w:val="009165D8"/>
    <w:rsid w:val="0092011A"/>
    <w:rsid w:val="00924A3F"/>
    <w:rsid w:val="00931A91"/>
    <w:rsid w:val="00945FA0"/>
    <w:rsid w:val="00947A0C"/>
    <w:rsid w:val="00955D5F"/>
    <w:rsid w:val="00957A1D"/>
    <w:rsid w:val="00961BF2"/>
    <w:rsid w:val="00964B93"/>
    <w:rsid w:val="0097494D"/>
    <w:rsid w:val="009803F7"/>
    <w:rsid w:val="00986232"/>
    <w:rsid w:val="00987352"/>
    <w:rsid w:val="009920E6"/>
    <w:rsid w:val="009A2182"/>
    <w:rsid w:val="009A31CB"/>
    <w:rsid w:val="009A324D"/>
    <w:rsid w:val="009A4871"/>
    <w:rsid w:val="009A68DC"/>
    <w:rsid w:val="009B6EBD"/>
    <w:rsid w:val="009C0CC1"/>
    <w:rsid w:val="009C2573"/>
    <w:rsid w:val="009C2C15"/>
    <w:rsid w:val="009C4453"/>
    <w:rsid w:val="009D4C02"/>
    <w:rsid w:val="009E54A9"/>
    <w:rsid w:val="009E79EA"/>
    <w:rsid w:val="009F0642"/>
    <w:rsid w:val="009F36F3"/>
    <w:rsid w:val="009F4042"/>
    <w:rsid w:val="00A021E6"/>
    <w:rsid w:val="00A11781"/>
    <w:rsid w:val="00A13AC2"/>
    <w:rsid w:val="00A13CFF"/>
    <w:rsid w:val="00A173C3"/>
    <w:rsid w:val="00A331A5"/>
    <w:rsid w:val="00A334FA"/>
    <w:rsid w:val="00A33CAA"/>
    <w:rsid w:val="00A46635"/>
    <w:rsid w:val="00A56C55"/>
    <w:rsid w:val="00A60BA7"/>
    <w:rsid w:val="00A664AF"/>
    <w:rsid w:val="00A725FA"/>
    <w:rsid w:val="00A77404"/>
    <w:rsid w:val="00A81EFC"/>
    <w:rsid w:val="00A84341"/>
    <w:rsid w:val="00AA1B61"/>
    <w:rsid w:val="00AB1601"/>
    <w:rsid w:val="00AB1EDA"/>
    <w:rsid w:val="00AC1E01"/>
    <w:rsid w:val="00AD0085"/>
    <w:rsid w:val="00AD4691"/>
    <w:rsid w:val="00AD7552"/>
    <w:rsid w:val="00AE256C"/>
    <w:rsid w:val="00AF7FDC"/>
    <w:rsid w:val="00B048B6"/>
    <w:rsid w:val="00B054A7"/>
    <w:rsid w:val="00B063E4"/>
    <w:rsid w:val="00B10543"/>
    <w:rsid w:val="00B11A39"/>
    <w:rsid w:val="00B144BA"/>
    <w:rsid w:val="00B27035"/>
    <w:rsid w:val="00B54F9F"/>
    <w:rsid w:val="00B562F7"/>
    <w:rsid w:val="00B56479"/>
    <w:rsid w:val="00B5684E"/>
    <w:rsid w:val="00B57E58"/>
    <w:rsid w:val="00B64675"/>
    <w:rsid w:val="00B74A09"/>
    <w:rsid w:val="00B752CD"/>
    <w:rsid w:val="00B82C51"/>
    <w:rsid w:val="00B846FF"/>
    <w:rsid w:val="00B91941"/>
    <w:rsid w:val="00B946DB"/>
    <w:rsid w:val="00B94EB0"/>
    <w:rsid w:val="00B974B3"/>
    <w:rsid w:val="00BA0219"/>
    <w:rsid w:val="00BA2D72"/>
    <w:rsid w:val="00BA534C"/>
    <w:rsid w:val="00BB0E42"/>
    <w:rsid w:val="00BB5ABD"/>
    <w:rsid w:val="00BB7D8E"/>
    <w:rsid w:val="00BD047C"/>
    <w:rsid w:val="00BD0F02"/>
    <w:rsid w:val="00BD2322"/>
    <w:rsid w:val="00BE3CA1"/>
    <w:rsid w:val="00BE6972"/>
    <w:rsid w:val="00BF4948"/>
    <w:rsid w:val="00C1275E"/>
    <w:rsid w:val="00C13063"/>
    <w:rsid w:val="00C22177"/>
    <w:rsid w:val="00C30ABF"/>
    <w:rsid w:val="00C32EDC"/>
    <w:rsid w:val="00C35597"/>
    <w:rsid w:val="00C43E9D"/>
    <w:rsid w:val="00C43FC9"/>
    <w:rsid w:val="00C478C8"/>
    <w:rsid w:val="00C50ABD"/>
    <w:rsid w:val="00C51E5E"/>
    <w:rsid w:val="00C54861"/>
    <w:rsid w:val="00C7289B"/>
    <w:rsid w:val="00C76D3A"/>
    <w:rsid w:val="00C84C4C"/>
    <w:rsid w:val="00C878D1"/>
    <w:rsid w:val="00CA29D5"/>
    <w:rsid w:val="00CA4601"/>
    <w:rsid w:val="00CB3ED4"/>
    <w:rsid w:val="00CB6135"/>
    <w:rsid w:val="00CC6306"/>
    <w:rsid w:val="00CD26DD"/>
    <w:rsid w:val="00CD3594"/>
    <w:rsid w:val="00CE3B53"/>
    <w:rsid w:val="00CE6094"/>
    <w:rsid w:val="00CF6B86"/>
    <w:rsid w:val="00D042C1"/>
    <w:rsid w:val="00D14B3A"/>
    <w:rsid w:val="00D15E22"/>
    <w:rsid w:val="00D31090"/>
    <w:rsid w:val="00D3679E"/>
    <w:rsid w:val="00D43D23"/>
    <w:rsid w:val="00D5107C"/>
    <w:rsid w:val="00D55638"/>
    <w:rsid w:val="00D56A81"/>
    <w:rsid w:val="00D605E7"/>
    <w:rsid w:val="00D61A09"/>
    <w:rsid w:val="00D67D8D"/>
    <w:rsid w:val="00D70E94"/>
    <w:rsid w:val="00D734D0"/>
    <w:rsid w:val="00D76F60"/>
    <w:rsid w:val="00D81F25"/>
    <w:rsid w:val="00D84C29"/>
    <w:rsid w:val="00D861E8"/>
    <w:rsid w:val="00DA053F"/>
    <w:rsid w:val="00DA0753"/>
    <w:rsid w:val="00DA39D3"/>
    <w:rsid w:val="00DA6E41"/>
    <w:rsid w:val="00DB207D"/>
    <w:rsid w:val="00DC17B7"/>
    <w:rsid w:val="00DC72D8"/>
    <w:rsid w:val="00DD5376"/>
    <w:rsid w:val="00DE63A0"/>
    <w:rsid w:val="00DF1307"/>
    <w:rsid w:val="00DF4DB9"/>
    <w:rsid w:val="00DF7523"/>
    <w:rsid w:val="00E03D11"/>
    <w:rsid w:val="00E07330"/>
    <w:rsid w:val="00E1308E"/>
    <w:rsid w:val="00E17802"/>
    <w:rsid w:val="00E23307"/>
    <w:rsid w:val="00E263F7"/>
    <w:rsid w:val="00E336B1"/>
    <w:rsid w:val="00E33BBF"/>
    <w:rsid w:val="00E41233"/>
    <w:rsid w:val="00E41613"/>
    <w:rsid w:val="00E41774"/>
    <w:rsid w:val="00E4409C"/>
    <w:rsid w:val="00E47823"/>
    <w:rsid w:val="00E73512"/>
    <w:rsid w:val="00E745D0"/>
    <w:rsid w:val="00E83EFD"/>
    <w:rsid w:val="00E85E36"/>
    <w:rsid w:val="00E86DB7"/>
    <w:rsid w:val="00EA069F"/>
    <w:rsid w:val="00EA5DAC"/>
    <w:rsid w:val="00EA65A3"/>
    <w:rsid w:val="00EB1536"/>
    <w:rsid w:val="00EB3403"/>
    <w:rsid w:val="00EB4154"/>
    <w:rsid w:val="00EB5247"/>
    <w:rsid w:val="00EC1C7A"/>
    <w:rsid w:val="00EC2686"/>
    <w:rsid w:val="00EC4AB0"/>
    <w:rsid w:val="00EE198C"/>
    <w:rsid w:val="00EE315A"/>
    <w:rsid w:val="00EF31DF"/>
    <w:rsid w:val="00F021A8"/>
    <w:rsid w:val="00F0623B"/>
    <w:rsid w:val="00F11776"/>
    <w:rsid w:val="00F143F5"/>
    <w:rsid w:val="00F16A73"/>
    <w:rsid w:val="00F172CE"/>
    <w:rsid w:val="00F30C01"/>
    <w:rsid w:val="00F40B73"/>
    <w:rsid w:val="00F50491"/>
    <w:rsid w:val="00F50C82"/>
    <w:rsid w:val="00F603FF"/>
    <w:rsid w:val="00F6302D"/>
    <w:rsid w:val="00F64135"/>
    <w:rsid w:val="00F73075"/>
    <w:rsid w:val="00F73309"/>
    <w:rsid w:val="00F7335D"/>
    <w:rsid w:val="00F75030"/>
    <w:rsid w:val="00F83E94"/>
    <w:rsid w:val="00F939B4"/>
    <w:rsid w:val="00F95046"/>
    <w:rsid w:val="00FA5AB8"/>
    <w:rsid w:val="00FA7FE0"/>
    <w:rsid w:val="00FB37A2"/>
    <w:rsid w:val="00FC21E8"/>
    <w:rsid w:val="00FC6F53"/>
    <w:rsid w:val="00FD6595"/>
    <w:rsid w:val="00FD7C6F"/>
    <w:rsid w:val="00FE0702"/>
    <w:rsid w:val="00FE3313"/>
    <w:rsid w:val="00FE4E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0FC0D"/>
  <w15:docId w15:val="{6402B4E8-D045-4166-BC2E-540C47E5C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3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3B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53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2723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27232"/>
    <w:rPr>
      <w:rFonts w:ascii="Consolas" w:hAnsi="Consolas"/>
      <w:sz w:val="21"/>
      <w:szCs w:val="21"/>
    </w:rPr>
  </w:style>
  <w:style w:type="paragraph" w:styleId="NormalWeb">
    <w:name w:val="Normal (Web)"/>
    <w:basedOn w:val="Normal"/>
    <w:uiPriority w:val="99"/>
    <w:semiHidden/>
    <w:unhideWhenUsed/>
    <w:rsid w:val="003C3B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3B76"/>
    <w:rPr>
      <w:color w:val="0000FF"/>
      <w:u w:val="single"/>
    </w:rPr>
  </w:style>
  <w:style w:type="character" w:customStyle="1" w:styleId="ipa">
    <w:name w:val="ipa"/>
    <w:basedOn w:val="DefaultParagraphFont"/>
    <w:rsid w:val="003C3B76"/>
  </w:style>
  <w:style w:type="character" w:customStyle="1" w:styleId="Heading2Char">
    <w:name w:val="Heading 2 Char"/>
    <w:basedOn w:val="DefaultParagraphFont"/>
    <w:link w:val="Heading2"/>
    <w:uiPriority w:val="9"/>
    <w:rsid w:val="003C3B76"/>
    <w:rPr>
      <w:rFonts w:asciiTheme="majorHAnsi" w:eastAsiaTheme="majorEastAsia" w:hAnsiTheme="majorHAnsi" w:cstheme="majorBidi"/>
      <w:b/>
      <w:bCs/>
      <w:color w:val="4F81BD" w:themeColor="accent1"/>
      <w:sz w:val="26"/>
      <w:szCs w:val="26"/>
    </w:rPr>
  </w:style>
  <w:style w:type="character" w:customStyle="1" w:styleId="text">
    <w:name w:val="text"/>
    <w:basedOn w:val="DefaultParagraphFont"/>
    <w:rsid w:val="0044366C"/>
  </w:style>
  <w:style w:type="paragraph" w:styleId="Header">
    <w:name w:val="header"/>
    <w:basedOn w:val="Normal"/>
    <w:link w:val="HeaderChar"/>
    <w:uiPriority w:val="99"/>
    <w:unhideWhenUsed/>
    <w:rsid w:val="008D1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50"/>
  </w:style>
  <w:style w:type="paragraph" w:styleId="Footer">
    <w:name w:val="footer"/>
    <w:basedOn w:val="Normal"/>
    <w:link w:val="FooterChar"/>
    <w:uiPriority w:val="99"/>
    <w:unhideWhenUsed/>
    <w:rsid w:val="008D1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50"/>
  </w:style>
  <w:style w:type="paragraph" w:styleId="BalloonText">
    <w:name w:val="Balloon Text"/>
    <w:basedOn w:val="Normal"/>
    <w:link w:val="BalloonTextChar"/>
    <w:uiPriority w:val="99"/>
    <w:semiHidden/>
    <w:unhideWhenUsed/>
    <w:rsid w:val="008D1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250"/>
    <w:rPr>
      <w:rFonts w:ascii="Tahoma" w:hAnsi="Tahoma" w:cs="Tahoma"/>
      <w:sz w:val="16"/>
      <w:szCs w:val="16"/>
    </w:rPr>
  </w:style>
  <w:style w:type="character" w:styleId="FollowedHyperlink">
    <w:name w:val="FollowedHyperlink"/>
    <w:basedOn w:val="DefaultParagraphFont"/>
    <w:uiPriority w:val="99"/>
    <w:semiHidden/>
    <w:unhideWhenUsed/>
    <w:rsid w:val="0075132D"/>
    <w:rPr>
      <w:color w:val="800080" w:themeColor="followedHyperlink"/>
      <w:u w:val="single"/>
    </w:rPr>
  </w:style>
  <w:style w:type="character" w:customStyle="1" w:styleId="Heading1Char">
    <w:name w:val="Heading 1 Char"/>
    <w:basedOn w:val="DefaultParagraphFont"/>
    <w:link w:val="Heading1"/>
    <w:uiPriority w:val="9"/>
    <w:rsid w:val="0075132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7535A"/>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5A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A5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6655E"/>
    <w:pPr>
      <w:spacing w:line="259" w:lineRule="auto"/>
      <w:outlineLvl w:val="9"/>
    </w:pPr>
  </w:style>
  <w:style w:type="paragraph" w:styleId="TOC1">
    <w:name w:val="toc 1"/>
    <w:basedOn w:val="Normal"/>
    <w:next w:val="Normal"/>
    <w:autoRedefine/>
    <w:uiPriority w:val="39"/>
    <w:unhideWhenUsed/>
    <w:rsid w:val="0086655E"/>
    <w:pPr>
      <w:spacing w:after="100"/>
    </w:pPr>
  </w:style>
  <w:style w:type="paragraph" w:styleId="TOC2">
    <w:name w:val="toc 2"/>
    <w:basedOn w:val="Normal"/>
    <w:next w:val="Normal"/>
    <w:autoRedefine/>
    <w:uiPriority w:val="39"/>
    <w:unhideWhenUsed/>
    <w:rsid w:val="0086655E"/>
    <w:pPr>
      <w:spacing w:after="100"/>
      <w:ind w:left="220"/>
    </w:pPr>
  </w:style>
  <w:style w:type="paragraph" w:styleId="TOC3">
    <w:name w:val="toc 3"/>
    <w:basedOn w:val="Normal"/>
    <w:next w:val="Normal"/>
    <w:autoRedefine/>
    <w:uiPriority w:val="39"/>
    <w:unhideWhenUsed/>
    <w:rsid w:val="0086655E"/>
    <w:pPr>
      <w:spacing w:after="100"/>
      <w:ind w:left="440"/>
    </w:pPr>
  </w:style>
  <w:style w:type="paragraph" w:styleId="ListParagraph">
    <w:name w:val="List Paragraph"/>
    <w:basedOn w:val="Normal"/>
    <w:uiPriority w:val="34"/>
    <w:qFormat/>
    <w:rsid w:val="004157DC"/>
    <w:pPr>
      <w:ind w:left="720"/>
      <w:contextualSpacing/>
    </w:pPr>
  </w:style>
  <w:style w:type="character" w:styleId="CommentReference">
    <w:name w:val="annotation reference"/>
    <w:basedOn w:val="DefaultParagraphFont"/>
    <w:uiPriority w:val="99"/>
    <w:semiHidden/>
    <w:unhideWhenUsed/>
    <w:rsid w:val="00964B93"/>
    <w:rPr>
      <w:sz w:val="16"/>
      <w:szCs w:val="16"/>
    </w:rPr>
  </w:style>
  <w:style w:type="paragraph" w:styleId="CommentText">
    <w:name w:val="annotation text"/>
    <w:basedOn w:val="Normal"/>
    <w:link w:val="CommentTextChar"/>
    <w:uiPriority w:val="99"/>
    <w:semiHidden/>
    <w:unhideWhenUsed/>
    <w:rsid w:val="00964B93"/>
    <w:pPr>
      <w:spacing w:line="240" w:lineRule="auto"/>
    </w:pPr>
    <w:rPr>
      <w:sz w:val="20"/>
      <w:szCs w:val="20"/>
    </w:rPr>
  </w:style>
  <w:style w:type="character" w:customStyle="1" w:styleId="CommentTextChar">
    <w:name w:val="Comment Text Char"/>
    <w:basedOn w:val="DefaultParagraphFont"/>
    <w:link w:val="CommentText"/>
    <w:uiPriority w:val="99"/>
    <w:semiHidden/>
    <w:rsid w:val="00964B93"/>
    <w:rPr>
      <w:sz w:val="20"/>
      <w:szCs w:val="20"/>
    </w:rPr>
  </w:style>
  <w:style w:type="paragraph" w:styleId="CommentSubject">
    <w:name w:val="annotation subject"/>
    <w:basedOn w:val="CommentText"/>
    <w:next w:val="CommentText"/>
    <w:link w:val="CommentSubjectChar"/>
    <w:uiPriority w:val="99"/>
    <w:semiHidden/>
    <w:unhideWhenUsed/>
    <w:rsid w:val="00964B93"/>
    <w:rPr>
      <w:b/>
      <w:bCs/>
    </w:rPr>
  </w:style>
  <w:style w:type="character" w:customStyle="1" w:styleId="CommentSubjectChar">
    <w:name w:val="Comment Subject Char"/>
    <w:basedOn w:val="CommentTextChar"/>
    <w:link w:val="CommentSubject"/>
    <w:uiPriority w:val="99"/>
    <w:semiHidden/>
    <w:rsid w:val="00964B93"/>
    <w:rPr>
      <w:b/>
      <w:bCs/>
      <w:sz w:val="20"/>
      <w:szCs w:val="20"/>
    </w:rPr>
  </w:style>
  <w:style w:type="table" w:styleId="TableGrid">
    <w:name w:val="Table Grid"/>
    <w:basedOn w:val="TableNormal"/>
    <w:uiPriority w:val="59"/>
    <w:rsid w:val="001A3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A3F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1A3F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89611">
      <w:bodyDiv w:val="1"/>
      <w:marLeft w:val="0"/>
      <w:marRight w:val="0"/>
      <w:marTop w:val="0"/>
      <w:marBottom w:val="0"/>
      <w:divBdr>
        <w:top w:val="none" w:sz="0" w:space="0" w:color="auto"/>
        <w:left w:val="none" w:sz="0" w:space="0" w:color="auto"/>
        <w:bottom w:val="none" w:sz="0" w:space="0" w:color="auto"/>
        <w:right w:val="none" w:sz="0" w:space="0" w:color="auto"/>
      </w:divBdr>
    </w:div>
    <w:div w:id="1820460429">
      <w:bodyDiv w:val="1"/>
      <w:marLeft w:val="0"/>
      <w:marRight w:val="0"/>
      <w:marTop w:val="0"/>
      <w:marBottom w:val="0"/>
      <w:divBdr>
        <w:top w:val="none" w:sz="0" w:space="0" w:color="auto"/>
        <w:left w:val="none" w:sz="0" w:space="0" w:color="auto"/>
        <w:bottom w:val="none" w:sz="0" w:space="0" w:color="auto"/>
        <w:right w:val="none" w:sz="0" w:space="0" w:color="auto"/>
      </w:divBdr>
    </w:div>
    <w:div w:id="196453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1BD2-19B9-4CCF-A203-E63558D7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14</Pages>
  <Words>5380</Words>
  <Characters>30668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TerryA</dc:creator>
  <cp:lastModifiedBy>Johannes Breytenbach</cp:lastModifiedBy>
  <cp:revision>33</cp:revision>
  <cp:lastPrinted>2017-02-13T06:34:00Z</cp:lastPrinted>
  <dcterms:created xsi:type="dcterms:W3CDTF">2017-01-12T02:45:00Z</dcterms:created>
  <dcterms:modified xsi:type="dcterms:W3CDTF">2017-02-16T22:34:00Z</dcterms:modified>
</cp:coreProperties>
</file>